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51AEE" w14:textId="77777777" w:rsidR="000F462F" w:rsidRPr="00277909" w:rsidRDefault="000F462F" w:rsidP="008F0722">
      <w:pPr>
        <w:pStyle w:val="AppendixHeading"/>
        <w:numPr>
          <w:ilvl w:val="0"/>
          <w:numId w:val="0"/>
        </w:numPr>
        <w:rPr>
          <w:lang w:val="en-US"/>
        </w:rPr>
      </w:pPr>
    </w:p>
    <w:p w14:paraId="13B14ED7" w14:textId="77777777" w:rsidR="004C1BCC" w:rsidRPr="00277909" w:rsidRDefault="004C1BCC" w:rsidP="00175359"/>
    <w:p w14:paraId="107CF337" w14:textId="435E787E" w:rsidR="004C1BCC" w:rsidRPr="00277909" w:rsidRDefault="004C1BCC" w:rsidP="00175359"/>
    <w:p w14:paraId="1A414BBF" w14:textId="73672F15" w:rsidR="008F0722" w:rsidRPr="00277909" w:rsidRDefault="008F0722" w:rsidP="00175359"/>
    <w:p w14:paraId="5886377B" w14:textId="77777777" w:rsidR="008F0722" w:rsidRPr="00277909" w:rsidRDefault="008F0722" w:rsidP="00175359"/>
    <w:p w14:paraId="52189B64" w14:textId="77777777" w:rsidR="004C1BCC" w:rsidRPr="00277909" w:rsidRDefault="004C1BCC" w:rsidP="00175359"/>
    <w:p w14:paraId="0079FEEE" w14:textId="4372CB4D" w:rsidR="003740F2" w:rsidRPr="00277909" w:rsidRDefault="00310351" w:rsidP="003740F2">
      <w:pPr>
        <w:pStyle w:val="Title"/>
        <w:jc w:val="center"/>
      </w:pPr>
      <w:r w:rsidRPr="00277909">
        <w:t>InCon</w:t>
      </w:r>
      <w:r w:rsidR="002806F4" w:rsidRPr="00277909">
        <w:t>t</w:t>
      </w:r>
      <w:r w:rsidR="003740F2" w:rsidRPr="00277909">
        <w:t>rol</w:t>
      </w:r>
    </w:p>
    <w:p w14:paraId="5F8B3F1B" w14:textId="13FD88E9" w:rsidR="000F462F" w:rsidRPr="00277909" w:rsidRDefault="00ED5979" w:rsidP="003740F2">
      <w:pPr>
        <w:pStyle w:val="Title"/>
        <w:jc w:val="center"/>
        <w:rPr>
          <w:sz w:val="28"/>
          <w:szCs w:val="28"/>
        </w:rPr>
      </w:pPr>
      <w:r w:rsidRPr="00277909">
        <w:t>In</w:t>
      </w:r>
      <w:r w:rsidR="00F26E1B" w:rsidRPr="00277909">
        <w:t>s</w:t>
      </w:r>
      <w:r w:rsidRPr="00277909">
        <w:t>tallation</w:t>
      </w:r>
      <w:r w:rsidR="00310351" w:rsidRPr="00277909">
        <w:t xml:space="preserve"> Manual</w:t>
      </w:r>
    </w:p>
    <w:p w14:paraId="4B3574FE" w14:textId="30256A94" w:rsidR="001E2BA6" w:rsidRPr="00277909" w:rsidRDefault="001E2BA6" w:rsidP="00175359"/>
    <w:p w14:paraId="63FD7717" w14:textId="6A523EB5" w:rsidR="001C56DA" w:rsidRPr="00277909" w:rsidRDefault="001C56DA" w:rsidP="00175359"/>
    <w:p w14:paraId="703CA37B" w14:textId="46A987DE" w:rsidR="004C1BCC" w:rsidRPr="00277909" w:rsidRDefault="004C1BCC" w:rsidP="00175359"/>
    <w:p w14:paraId="70CE327A" w14:textId="1221C41C" w:rsidR="004C1BCC" w:rsidRPr="00277909" w:rsidRDefault="004C1BCC" w:rsidP="00175359"/>
    <w:p w14:paraId="65299421" w14:textId="15A516BC" w:rsidR="004C1BCC" w:rsidRPr="00277909" w:rsidRDefault="004C1BCC" w:rsidP="00175359"/>
    <w:p w14:paraId="6FFE3554" w14:textId="3EECCFA8" w:rsidR="004C1BCC" w:rsidRPr="00277909" w:rsidRDefault="004C1BCC" w:rsidP="00175359"/>
    <w:p w14:paraId="67956945" w14:textId="32770A0C" w:rsidR="004C1BCC" w:rsidRPr="00277909" w:rsidRDefault="004C1BCC" w:rsidP="00175359"/>
    <w:p w14:paraId="1BC937B7" w14:textId="1C4C5E83" w:rsidR="008F0722" w:rsidRPr="00277909" w:rsidRDefault="008F0722" w:rsidP="00175359"/>
    <w:p w14:paraId="38D28D20" w14:textId="253578A2" w:rsidR="008F0722" w:rsidRPr="00277909" w:rsidRDefault="008F0722" w:rsidP="00175359"/>
    <w:p w14:paraId="05E23610" w14:textId="205C4CFF" w:rsidR="008F0722" w:rsidRPr="00277909" w:rsidDel="000F62C5" w:rsidRDefault="008F0722" w:rsidP="00175359">
      <w:pPr>
        <w:rPr>
          <w:del w:id="0" w:author="Daan Roks" w:date="2017-02-01T16:58:00Z"/>
        </w:rPr>
      </w:pPr>
    </w:p>
    <w:p w14:paraId="23FD031B" w14:textId="19829307" w:rsidR="004C1BCC" w:rsidRPr="00277909" w:rsidDel="000F62C5" w:rsidRDefault="004C1BCC" w:rsidP="00175359">
      <w:pPr>
        <w:rPr>
          <w:del w:id="1" w:author="Daan Roks" w:date="2017-02-01T16:58:00Z"/>
        </w:rPr>
      </w:pPr>
    </w:p>
    <w:p w14:paraId="5ED351D9" w14:textId="4649D973" w:rsidR="004C1BCC" w:rsidRPr="00277909" w:rsidRDefault="004C1BCC" w:rsidP="00175359"/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1242"/>
        <w:gridCol w:w="6663"/>
        <w:gridCol w:w="1559"/>
      </w:tblGrid>
      <w:tr w:rsidR="004C1BCC" w:rsidRPr="00277909" w14:paraId="000371EA" w14:textId="77777777" w:rsidTr="004C1BCC">
        <w:tc>
          <w:tcPr>
            <w:tcW w:w="1242" w:type="dxa"/>
          </w:tcPr>
          <w:p w14:paraId="061BEAD1" w14:textId="637AA2F3" w:rsidR="004C1BCC" w:rsidRPr="00277909" w:rsidRDefault="00277909" w:rsidP="00175359">
            <w:r>
              <w:t>Version</w:t>
            </w:r>
          </w:p>
        </w:tc>
        <w:tc>
          <w:tcPr>
            <w:tcW w:w="6663" w:type="dxa"/>
          </w:tcPr>
          <w:p w14:paraId="51E26A9C" w14:textId="7C1B34A3" w:rsidR="004C1BCC" w:rsidRPr="00277909" w:rsidRDefault="000F62C5" w:rsidP="00175359">
            <w:ins w:id="2" w:author="Daan Roks" w:date="2017-02-01T16:58:00Z">
              <w:r>
                <w:t>Date</w:t>
              </w:r>
            </w:ins>
          </w:p>
        </w:tc>
        <w:tc>
          <w:tcPr>
            <w:tcW w:w="1559" w:type="dxa"/>
          </w:tcPr>
          <w:p w14:paraId="780C0407" w14:textId="3BE82D7C" w:rsidR="004C1BCC" w:rsidRPr="00277909" w:rsidRDefault="00277909" w:rsidP="00175359">
            <w:r>
              <w:t>Writer</w:t>
            </w:r>
          </w:p>
        </w:tc>
      </w:tr>
      <w:tr w:rsidR="004C1BCC" w:rsidRPr="00277909" w14:paraId="058166E7" w14:textId="77777777" w:rsidTr="004C1BCC">
        <w:tc>
          <w:tcPr>
            <w:tcW w:w="1242" w:type="dxa"/>
          </w:tcPr>
          <w:p w14:paraId="1F35CABE" w14:textId="3D23B7C8" w:rsidR="004C1BCC" w:rsidRPr="00277909" w:rsidRDefault="00004185" w:rsidP="00175359">
            <w:r w:rsidRPr="00277909">
              <w:t>1.0</w:t>
            </w:r>
            <w:ins w:id="3" w:author="Daan Roks" w:date="2017-02-01T16:59:00Z">
              <w:r w:rsidR="000F62C5">
                <w:t xml:space="preserve"> R1</w:t>
              </w:r>
            </w:ins>
            <w:bookmarkStart w:id="4" w:name="_GoBack"/>
            <w:bookmarkEnd w:id="4"/>
          </w:p>
        </w:tc>
        <w:tc>
          <w:tcPr>
            <w:tcW w:w="6663" w:type="dxa"/>
          </w:tcPr>
          <w:p w14:paraId="608DE387" w14:textId="3763F9A9" w:rsidR="004C1BCC" w:rsidRPr="00277909" w:rsidRDefault="000F62C5" w:rsidP="00175359">
            <w:ins w:id="5" w:author="Daan Roks" w:date="2017-02-01T16:58:00Z">
              <w:r>
                <w:t>1-2-2017</w:t>
              </w:r>
            </w:ins>
          </w:p>
        </w:tc>
        <w:tc>
          <w:tcPr>
            <w:tcW w:w="1559" w:type="dxa"/>
          </w:tcPr>
          <w:p w14:paraId="6DAF9F5B" w14:textId="1DA2F130" w:rsidR="004C1BCC" w:rsidRPr="00277909" w:rsidRDefault="00004185" w:rsidP="00175359">
            <w:r w:rsidRPr="00277909">
              <w:t>CBA</w:t>
            </w:r>
          </w:p>
        </w:tc>
      </w:tr>
      <w:tr w:rsidR="000F62C5" w:rsidRPr="00277909" w14:paraId="0F794962" w14:textId="77777777" w:rsidTr="004C1BCC">
        <w:trPr>
          <w:ins w:id="6" w:author="Daan Roks" w:date="2017-02-01T16:58:00Z"/>
        </w:trPr>
        <w:tc>
          <w:tcPr>
            <w:tcW w:w="1242" w:type="dxa"/>
          </w:tcPr>
          <w:p w14:paraId="1DAE242D" w14:textId="2BAAD3B9" w:rsidR="000F62C5" w:rsidRPr="00277909" w:rsidRDefault="000F62C5" w:rsidP="00175359">
            <w:pPr>
              <w:rPr>
                <w:ins w:id="7" w:author="Daan Roks" w:date="2017-02-01T16:58:00Z"/>
              </w:rPr>
            </w:pPr>
            <w:ins w:id="8" w:author="Daan Roks" w:date="2017-02-01T16:58:00Z">
              <w:r>
                <w:t>1.0 R2</w:t>
              </w:r>
            </w:ins>
          </w:p>
        </w:tc>
        <w:tc>
          <w:tcPr>
            <w:tcW w:w="6663" w:type="dxa"/>
          </w:tcPr>
          <w:p w14:paraId="3CAE9B2E" w14:textId="66C76072" w:rsidR="000F62C5" w:rsidRPr="00277909" w:rsidRDefault="000F62C5" w:rsidP="00175359">
            <w:pPr>
              <w:rPr>
                <w:ins w:id="9" w:author="Daan Roks" w:date="2017-02-01T16:58:00Z"/>
              </w:rPr>
            </w:pPr>
            <w:ins w:id="10" w:author="Daan Roks" w:date="2017-02-01T16:59:00Z">
              <w:r>
                <w:t>1-2-2017</w:t>
              </w:r>
            </w:ins>
          </w:p>
        </w:tc>
        <w:tc>
          <w:tcPr>
            <w:tcW w:w="1559" w:type="dxa"/>
          </w:tcPr>
          <w:p w14:paraId="1183FC78" w14:textId="7302A802" w:rsidR="000F62C5" w:rsidRPr="00277909" w:rsidRDefault="000F62C5" w:rsidP="00175359">
            <w:pPr>
              <w:rPr>
                <w:ins w:id="11" w:author="Daan Roks" w:date="2017-02-01T16:58:00Z"/>
              </w:rPr>
            </w:pPr>
            <w:ins w:id="12" w:author="Daan Roks" w:date="2017-02-01T16:58:00Z">
              <w:r>
                <w:t>DR</w:t>
              </w:r>
            </w:ins>
          </w:p>
        </w:tc>
      </w:tr>
    </w:tbl>
    <w:p w14:paraId="4B4C2D35" w14:textId="687221B2" w:rsidR="00A572BC" w:rsidRPr="00277909" w:rsidRDefault="00A572BC" w:rsidP="00175359"/>
    <w:p w14:paraId="784DF219" w14:textId="7843855F" w:rsidR="009A0846" w:rsidRPr="00277909" w:rsidRDefault="009A0846" w:rsidP="00175359">
      <w:pPr>
        <w:sectPr w:rsidR="009A0846" w:rsidRPr="00277909" w:rsidSect="00F705C4">
          <w:headerReference w:type="first" r:id="rId8"/>
          <w:pgSz w:w="11907" w:h="16839" w:code="9"/>
          <w:pgMar w:top="1954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eastAsiaTheme="minorEastAsia" w:cstheme="minorBidi"/>
          <w:b w:val="0"/>
          <w:bCs/>
          <w:color w:val="auto"/>
          <w:sz w:val="22"/>
          <w:szCs w:val="22"/>
          <w:lang w:val="en-US" w:eastAsia="zh-CN"/>
        </w:rPr>
        <w:id w:val="93367240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tbl>
          <w:tblPr>
            <w:tblStyle w:val="TableGrid"/>
            <w:tblW w:w="0" w:type="auto"/>
            <w:tblInd w:w="108" w:type="dxa"/>
            <w:tblBorders>
              <w:top w:val="none" w:sz="0" w:space="0" w:color="auto"/>
              <w:left w:val="none" w:sz="0" w:space="0" w:color="auto"/>
              <w:bottom w:val="single" w:sz="4" w:space="0" w:color="E32219"/>
              <w:right w:val="none" w:sz="0" w:space="0" w:color="auto"/>
              <w:insideH w:val="single" w:sz="4" w:space="0" w:color="E32219"/>
              <w:insideV w:val="single" w:sz="4" w:space="0" w:color="E32219"/>
            </w:tblBorders>
            <w:tblLook w:val="04A0" w:firstRow="1" w:lastRow="0" w:firstColumn="1" w:lastColumn="0" w:noHBand="0" w:noVBand="1"/>
          </w:tblPr>
          <w:tblGrid>
            <w:gridCol w:w="9225"/>
          </w:tblGrid>
          <w:tr w:rsidR="00335BCF" w:rsidRPr="00277909" w14:paraId="237C31F7" w14:textId="77777777" w:rsidTr="004917A5">
            <w:trPr>
              <w:trHeight w:val="751"/>
            </w:trPr>
            <w:tc>
              <w:tcPr>
                <w:tcW w:w="9379" w:type="dxa"/>
              </w:tcPr>
              <w:p w14:paraId="6CB9804E" w14:textId="0A899D20" w:rsidR="00756560" w:rsidRPr="00277909" w:rsidRDefault="004D3B32" w:rsidP="00175359">
                <w:pPr>
                  <w:pStyle w:val="TOCHeading"/>
                  <w:rPr>
                    <w:lang w:val="en-US"/>
                  </w:rPr>
                </w:pPr>
                <w:r>
                  <w:rPr>
                    <w:lang w:val="en-US"/>
                  </w:rPr>
                  <w:t>Contents</w:t>
                </w:r>
              </w:p>
            </w:tc>
          </w:tr>
        </w:tbl>
        <w:p w14:paraId="44C47C55" w14:textId="7D5B5845" w:rsidR="00F4078B" w:rsidRDefault="00296070">
          <w:pPr>
            <w:pStyle w:val="TOC1"/>
            <w:rPr>
              <w:rFonts w:asciiTheme="minorHAnsi" w:hAnsiTheme="minorHAnsi"/>
              <w:b w:val="0"/>
              <w:bCs w:val="0"/>
              <w:caps w:val="0"/>
              <w:sz w:val="22"/>
              <w:szCs w:val="22"/>
              <w:lang w:val="nl-NL" w:eastAsia="nl-NL"/>
            </w:rPr>
          </w:pPr>
          <w:r w:rsidRPr="00277909">
            <w:rPr>
              <w:rFonts w:asciiTheme="minorHAnsi" w:hAnsiTheme="minorHAnsi"/>
              <w:iCs/>
              <w:noProof w:val="0"/>
              <w:color w:val="FD3636"/>
              <w:sz w:val="20"/>
            </w:rPr>
            <w:fldChar w:fldCharType="begin"/>
          </w:r>
          <w:r w:rsidR="00C379BF" w:rsidRPr="00277909">
            <w:rPr>
              <w:rFonts w:asciiTheme="minorHAnsi" w:hAnsiTheme="minorHAnsi"/>
              <w:iCs/>
              <w:noProof w:val="0"/>
              <w:color w:val="FD3636"/>
              <w:sz w:val="20"/>
            </w:rPr>
            <w:instrText xml:space="preserve"> TOC \o "1-3" \h \z \u </w:instrText>
          </w:r>
          <w:r w:rsidRPr="00277909">
            <w:rPr>
              <w:rFonts w:asciiTheme="minorHAnsi" w:hAnsiTheme="minorHAnsi"/>
              <w:iCs/>
              <w:noProof w:val="0"/>
              <w:color w:val="FD3636"/>
              <w:sz w:val="20"/>
            </w:rPr>
            <w:fldChar w:fldCharType="separate"/>
          </w:r>
          <w:hyperlink w:anchor="_Toc472503575" w:history="1">
            <w:r w:rsidR="00F4078B" w:rsidRPr="000F5C35">
              <w:rPr>
                <w:rStyle w:val="Hyperlink"/>
              </w:rPr>
              <w:t>1</w:t>
            </w:r>
            <w:r w:rsidR="00F4078B">
              <w:rPr>
                <w:rFonts w:asciiTheme="minorHAnsi" w:hAnsiTheme="minorHAnsi"/>
                <w:b w:val="0"/>
                <w:bCs w:val="0"/>
                <w:caps w:val="0"/>
                <w:sz w:val="22"/>
                <w:szCs w:val="22"/>
                <w:lang w:val="nl-NL" w:eastAsia="nl-NL"/>
              </w:rPr>
              <w:tab/>
            </w:r>
            <w:r w:rsidR="00F4078B" w:rsidRPr="000F5C35">
              <w:rPr>
                <w:rStyle w:val="Hyperlink"/>
              </w:rPr>
              <w:t>Introduction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_Toc472503575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</w:t>
            </w:r>
            <w:r w:rsidR="00F4078B">
              <w:rPr>
                <w:webHidden/>
              </w:rPr>
              <w:fldChar w:fldCharType="end"/>
            </w:r>
          </w:hyperlink>
        </w:p>
        <w:p w14:paraId="40E290FE" w14:textId="6CFE14DB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76" w:history="1">
            <w:r w:rsidR="00F4078B" w:rsidRPr="000F5C35">
              <w:rPr>
                <w:rStyle w:val="Hyperlink"/>
              </w:rPr>
              <w:t>1.1 Components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_Toc472503576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</w:t>
            </w:r>
            <w:r w:rsidR="00F4078B">
              <w:rPr>
                <w:webHidden/>
              </w:rPr>
              <w:fldChar w:fldCharType="end"/>
            </w:r>
          </w:hyperlink>
        </w:p>
        <w:p w14:paraId="4EE13F22" w14:textId="541CE189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77" w:history="1">
            <w:r w:rsidR="00F4078B" w:rsidRPr="000F5C35">
              <w:rPr>
                <w:rStyle w:val="Hyperlink"/>
              </w:rPr>
              <w:t xml:space="preserve">1.1.1 InControl </w:t>
            </w:r>
            <w:r w:rsidR="000F4A81">
              <w:rPr>
                <w:rStyle w:val="Hyperlink"/>
              </w:rPr>
              <w:t>OPC</w:t>
            </w:r>
            <w:r w:rsidR="00F4078B" w:rsidRPr="000F5C35">
              <w:rPr>
                <w:rStyle w:val="Hyperlink"/>
              </w:rPr>
              <w:t xml:space="preserve"> Service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_Toc472503577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</w:t>
            </w:r>
            <w:r w:rsidR="00F4078B">
              <w:rPr>
                <w:webHidden/>
              </w:rPr>
              <w:fldChar w:fldCharType="end"/>
            </w:r>
          </w:hyperlink>
        </w:p>
        <w:p w14:paraId="323FD38B" w14:textId="0F0A555D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78" w:history="1">
            <w:r w:rsidR="00F4078B" w:rsidRPr="000F5C35">
              <w:rPr>
                <w:rStyle w:val="Hyperlink"/>
              </w:rPr>
              <w:t xml:space="preserve">1.1.2 InControl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Service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_Toc472503578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</w:t>
            </w:r>
            <w:r w:rsidR="00F4078B">
              <w:rPr>
                <w:webHidden/>
              </w:rPr>
              <w:fldChar w:fldCharType="end"/>
            </w:r>
          </w:hyperlink>
        </w:p>
        <w:p w14:paraId="55A34D51" w14:textId="454A52AA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79" w:history="1">
            <w:r w:rsidR="00F4078B" w:rsidRPr="000F5C35">
              <w:rPr>
                <w:rStyle w:val="Hyperlink"/>
              </w:rPr>
              <w:t>1.1.3 InControl GUI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_Toc472503579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</w:t>
            </w:r>
            <w:r w:rsidR="00F4078B">
              <w:rPr>
                <w:webHidden/>
              </w:rPr>
              <w:fldChar w:fldCharType="end"/>
            </w:r>
          </w:hyperlink>
        </w:p>
        <w:p w14:paraId="74DA03C0" w14:textId="2779AC94" w:rsidR="00F4078B" w:rsidRDefault="000F62C5">
          <w:pPr>
            <w:pStyle w:val="TOC1"/>
            <w:rPr>
              <w:rFonts w:asciiTheme="minorHAnsi" w:hAnsiTheme="minorHAnsi"/>
              <w:b w:val="0"/>
              <w:bCs w:val="0"/>
              <w:caps w:val="0"/>
              <w:sz w:val="22"/>
              <w:szCs w:val="22"/>
              <w:lang w:val="nl-NL" w:eastAsia="nl-NL"/>
            </w:rPr>
          </w:pPr>
          <w:hyperlink w:anchor="_Toc472503580" w:history="1">
            <w:r w:rsidR="00F4078B" w:rsidRPr="000F5C35">
              <w:rPr>
                <w:rStyle w:val="Hyperlink"/>
              </w:rPr>
              <w:t>2</w:t>
            </w:r>
            <w:r w:rsidR="00F4078B">
              <w:rPr>
                <w:rFonts w:asciiTheme="minorHAnsi" w:hAnsiTheme="minorHAnsi"/>
                <w:b w:val="0"/>
                <w:bCs w:val="0"/>
                <w:caps w:val="0"/>
                <w:sz w:val="22"/>
                <w:szCs w:val="22"/>
                <w:lang w:val="nl-NL" w:eastAsia="nl-NL"/>
              </w:rPr>
              <w:tab/>
            </w:r>
            <w:r w:rsidR="00F4078B" w:rsidRPr="000F5C35">
              <w:rPr>
                <w:rStyle w:val="Hyperlink"/>
              </w:rPr>
              <w:t xml:space="preserve">InControl </w:t>
            </w:r>
            <w:r w:rsidR="000F4A81">
              <w:rPr>
                <w:rStyle w:val="Hyperlink"/>
              </w:rPr>
              <w:t>OPC</w:t>
            </w:r>
            <w:r w:rsidR="00F4078B" w:rsidRPr="000F5C35">
              <w:rPr>
                <w:rStyle w:val="Hyperlink"/>
              </w:rPr>
              <w:t xml:space="preserve"> Service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_Toc472503580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5</w:t>
            </w:r>
            <w:r w:rsidR="00F4078B">
              <w:rPr>
                <w:webHidden/>
              </w:rPr>
              <w:fldChar w:fldCharType="end"/>
            </w:r>
          </w:hyperlink>
        </w:p>
        <w:p w14:paraId="6ACEC918" w14:textId="5D98D38D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1" w:history="1">
            <w:r w:rsidR="00F4078B" w:rsidRPr="000F5C35">
              <w:rPr>
                <w:rStyle w:val="Hyperlink"/>
              </w:rPr>
              <w:t>2.1 Prerequisites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_Toc472503581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5</w:t>
            </w:r>
            <w:r w:rsidR="00F4078B">
              <w:rPr>
                <w:webHidden/>
              </w:rPr>
              <w:fldChar w:fldCharType="end"/>
            </w:r>
          </w:hyperlink>
        </w:p>
        <w:p w14:paraId="1A0590BC" w14:textId="40AD2321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2" w:history="1">
            <w:r w:rsidR="00F4078B" w:rsidRPr="000F5C35">
              <w:rPr>
                <w:rStyle w:val="Hyperlink"/>
              </w:rPr>
              <w:t>2.2 Installation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_Toc472503582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5</w:t>
            </w:r>
            <w:r w:rsidR="00F4078B">
              <w:rPr>
                <w:webHidden/>
              </w:rPr>
              <w:fldChar w:fldCharType="end"/>
            </w:r>
          </w:hyperlink>
        </w:p>
        <w:p w14:paraId="628E4F3E" w14:textId="4CEBAC6B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3" w:history="1">
            <w:r w:rsidR="00F4078B" w:rsidRPr="000F5C35">
              <w:rPr>
                <w:rStyle w:val="Hyperlink"/>
              </w:rPr>
              <w:t>2.3 Start the Service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_Toc472503583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14</w:t>
            </w:r>
            <w:r w:rsidR="00F4078B">
              <w:rPr>
                <w:webHidden/>
              </w:rPr>
              <w:fldChar w:fldCharType="end"/>
            </w:r>
          </w:hyperlink>
        </w:p>
        <w:p w14:paraId="0882DA4A" w14:textId="43D0C4A2" w:rsidR="00F4078B" w:rsidRDefault="000F62C5">
          <w:pPr>
            <w:pStyle w:val="TOC1"/>
            <w:rPr>
              <w:rFonts w:asciiTheme="minorHAnsi" w:hAnsiTheme="minorHAnsi"/>
              <w:b w:val="0"/>
              <w:bCs w:val="0"/>
              <w:caps w:val="0"/>
              <w:sz w:val="22"/>
              <w:szCs w:val="22"/>
              <w:lang w:val="nl-NL" w:eastAsia="nl-NL"/>
            </w:rPr>
          </w:pPr>
          <w:hyperlink w:anchor="_Toc472503584" w:history="1">
            <w:r w:rsidR="00F4078B" w:rsidRPr="000F5C35">
              <w:rPr>
                <w:rStyle w:val="Hyperlink"/>
              </w:rPr>
              <w:t>3</w:t>
            </w:r>
            <w:r w:rsidR="00F4078B">
              <w:rPr>
                <w:rFonts w:asciiTheme="minorHAnsi" w:hAnsiTheme="minorHAnsi"/>
                <w:b w:val="0"/>
                <w:bCs w:val="0"/>
                <w:caps w:val="0"/>
                <w:sz w:val="22"/>
                <w:szCs w:val="22"/>
                <w:lang w:val="nl-NL" w:eastAsia="nl-NL"/>
              </w:rPr>
              <w:tab/>
            </w:r>
            <w:r w:rsidR="00F4078B" w:rsidRPr="000F5C35">
              <w:rPr>
                <w:rStyle w:val="Hyperlink"/>
              </w:rPr>
              <w:t xml:space="preserve">InControl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Service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_Toc472503584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15</w:t>
            </w:r>
            <w:r w:rsidR="00F4078B">
              <w:rPr>
                <w:webHidden/>
              </w:rPr>
              <w:fldChar w:fldCharType="end"/>
            </w:r>
          </w:hyperlink>
        </w:p>
        <w:p w14:paraId="1EFCF76A" w14:textId="5E24632E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5" w:history="1">
            <w:r w:rsidR="00F4078B" w:rsidRPr="000F5C35">
              <w:rPr>
                <w:rStyle w:val="Hyperlink"/>
              </w:rPr>
              <w:t>3.1 Prerequisites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_Toc472503585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15</w:t>
            </w:r>
            <w:r w:rsidR="00F4078B">
              <w:rPr>
                <w:webHidden/>
              </w:rPr>
              <w:fldChar w:fldCharType="end"/>
            </w:r>
          </w:hyperlink>
        </w:p>
        <w:p w14:paraId="69AC6FA1" w14:textId="08BC9F43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6" w:history="1">
            <w:r w:rsidR="00F4078B" w:rsidRPr="000F5C35">
              <w:rPr>
                <w:rStyle w:val="Hyperlink"/>
              </w:rPr>
              <w:t>3.2 Installation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_Toc472503586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15</w:t>
            </w:r>
            <w:r w:rsidR="00F4078B">
              <w:rPr>
                <w:webHidden/>
              </w:rPr>
              <w:fldChar w:fldCharType="end"/>
            </w:r>
          </w:hyperlink>
        </w:p>
        <w:p w14:paraId="17435054" w14:textId="128271E2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7" w:history="1">
            <w:r w:rsidR="00F4078B" w:rsidRPr="000F5C35">
              <w:rPr>
                <w:rStyle w:val="Hyperlink"/>
              </w:rPr>
              <w:t>3.3 Start the Service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_Toc472503587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35</w:t>
            </w:r>
            <w:r w:rsidR="00F4078B">
              <w:rPr>
                <w:webHidden/>
              </w:rPr>
              <w:fldChar w:fldCharType="end"/>
            </w:r>
          </w:hyperlink>
        </w:p>
        <w:p w14:paraId="0C6D5C05" w14:textId="0AFAF377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88" w:history="1">
            <w:r w:rsidR="00F4078B" w:rsidRPr="000F5C35">
              <w:rPr>
                <w:rStyle w:val="Hyperlink"/>
              </w:rPr>
              <w:t>3.4 Implement the License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_Toc472503588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36</w:t>
            </w:r>
            <w:r w:rsidR="00F4078B">
              <w:rPr>
                <w:webHidden/>
              </w:rPr>
              <w:fldChar w:fldCharType="end"/>
            </w:r>
          </w:hyperlink>
        </w:p>
        <w:p w14:paraId="5A6FD374" w14:textId="2F3280AD" w:rsidR="00F4078B" w:rsidRDefault="000F62C5">
          <w:pPr>
            <w:pStyle w:val="TOC1"/>
            <w:rPr>
              <w:rFonts w:asciiTheme="minorHAnsi" w:hAnsiTheme="minorHAnsi"/>
              <w:b w:val="0"/>
              <w:bCs w:val="0"/>
              <w:caps w:val="0"/>
              <w:sz w:val="22"/>
              <w:szCs w:val="22"/>
              <w:lang w:val="nl-NL" w:eastAsia="nl-NL"/>
            </w:rPr>
          </w:pPr>
          <w:hyperlink w:anchor="_Toc472503589" w:history="1">
            <w:r w:rsidR="00F4078B" w:rsidRPr="000F5C35">
              <w:rPr>
                <w:rStyle w:val="Hyperlink"/>
              </w:rPr>
              <w:t>4</w:t>
            </w:r>
            <w:r w:rsidR="00F4078B">
              <w:rPr>
                <w:rFonts w:asciiTheme="minorHAnsi" w:hAnsiTheme="minorHAnsi"/>
                <w:b w:val="0"/>
                <w:bCs w:val="0"/>
                <w:caps w:val="0"/>
                <w:sz w:val="22"/>
                <w:szCs w:val="22"/>
                <w:lang w:val="nl-NL" w:eastAsia="nl-NL"/>
              </w:rPr>
              <w:tab/>
            </w:r>
            <w:r w:rsidR="00F4078B" w:rsidRPr="000F5C35">
              <w:rPr>
                <w:rStyle w:val="Hyperlink"/>
              </w:rPr>
              <w:t>InControl User Interface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_Toc472503589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37</w:t>
            </w:r>
            <w:r w:rsidR="00F4078B">
              <w:rPr>
                <w:webHidden/>
              </w:rPr>
              <w:fldChar w:fldCharType="end"/>
            </w:r>
          </w:hyperlink>
        </w:p>
        <w:p w14:paraId="0F0FE65B" w14:textId="100CC805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90" w:history="1">
            <w:r w:rsidR="00F4078B" w:rsidRPr="000F5C35">
              <w:rPr>
                <w:rStyle w:val="Hyperlink"/>
              </w:rPr>
              <w:t>4.1 Prerequisites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_Toc472503590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37</w:t>
            </w:r>
            <w:r w:rsidR="00F4078B">
              <w:rPr>
                <w:webHidden/>
              </w:rPr>
              <w:fldChar w:fldCharType="end"/>
            </w:r>
          </w:hyperlink>
        </w:p>
        <w:p w14:paraId="7004E308" w14:textId="2F92BFDC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91" w:history="1">
            <w:r w:rsidR="00F4078B" w:rsidRPr="000F5C35">
              <w:rPr>
                <w:rStyle w:val="Hyperlink"/>
              </w:rPr>
              <w:t>4.2 Installation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_Toc472503591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37</w:t>
            </w:r>
            <w:r w:rsidR="00F4078B">
              <w:rPr>
                <w:webHidden/>
              </w:rPr>
              <w:fldChar w:fldCharType="end"/>
            </w:r>
          </w:hyperlink>
        </w:p>
        <w:p w14:paraId="0686B008" w14:textId="77C2A905" w:rsidR="00F4078B" w:rsidRDefault="000F62C5">
          <w:pPr>
            <w:pStyle w:val="TOC2"/>
            <w:rPr>
              <w:rFonts w:asciiTheme="minorHAnsi" w:hAnsiTheme="minorHAnsi"/>
              <w:smallCaps w:val="0"/>
              <w:sz w:val="22"/>
              <w:szCs w:val="22"/>
              <w:lang w:val="nl-NL" w:eastAsia="nl-NL"/>
            </w:rPr>
          </w:pPr>
          <w:hyperlink w:anchor="_Toc472503592" w:history="1">
            <w:r w:rsidR="00F4078B" w:rsidRPr="000F5C35">
              <w:rPr>
                <w:rStyle w:val="Hyperlink"/>
              </w:rPr>
              <w:t>4.3 Check if everything is up and running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_Toc472503592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44</w:t>
            </w:r>
            <w:r w:rsidR="00F4078B">
              <w:rPr>
                <w:webHidden/>
              </w:rPr>
              <w:fldChar w:fldCharType="end"/>
            </w:r>
          </w:hyperlink>
        </w:p>
        <w:p w14:paraId="781BDBC6" w14:textId="4F3661D7" w:rsidR="00F4078B" w:rsidRDefault="000F62C5">
          <w:pPr>
            <w:pStyle w:val="TOC1"/>
            <w:rPr>
              <w:rFonts w:asciiTheme="minorHAnsi" w:hAnsiTheme="minorHAnsi"/>
              <w:b w:val="0"/>
              <w:bCs w:val="0"/>
              <w:caps w:val="0"/>
              <w:sz w:val="22"/>
              <w:szCs w:val="22"/>
              <w:lang w:val="nl-NL" w:eastAsia="nl-NL"/>
            </w:rPr>
          </w:pPr>
          <w:hyperlink w:anchor="_Toc472503593" w:history="1">
            <w:r w:rsidR="00F4078B" w:rsidRPr="000F5C35">
              <w:rPr>
                <w:rStyle w:val="Hyperlink"/>
              </w:rPr>
              <w:t>5</w:t>
            </w:r>
            <w:r w:rsidR="00F4078B">
              <w:rPr>
                <w:rFonts w:asciiTheme="minorHAnsi" w:hAnsiTheme="minorHAnsi"/>
                <w:b w:val="0"/>
                <w:bCs w:val="0"/>
                <w:caps w:val="0"/>
                <w:sz w:val="22"/>
                <w:szCs w:val="22"/>
                <w:lang w:val="nl-NL" w:eastAsia="nl-NL"/>
              </w:rPr>
              <w:tab/>
            </w:r>
            <w:r w:rsidR="00F4078B" w:rsidRPr="000F5C35">
              <w:rPr>
                <w:rStyle w:val="Hyperlink"/>
              </w:rPr>
              <w:t>Troubleshooting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_Toc472503593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46</w:t>
            </w:r>
            <w:r w:rsidR="00F4078B">
              <w:rPr>
                <w:webHidden/>
              </w:rPr>
              <w:fldChar w:fldCharType="end"/>
            </w:r>
          </w:hyperlink>
        </w:p>
        <w:p w14:paraId="5FCB35F6" w14:textId="4BE816F8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94" w:history="1">
            <w:r w:rsidR="00F4078B" w:rsidRPr="000F5C35">
              <w:rPr>
                <w:rStyle w:val="Hyperlink"/>
              </w:rPr>
              <w:t xml:space="preserve">5.1.1 Can’t find ‘InControl </w:t>
            </w:r>
            <w:r w:rsidR="000F4A81">
              <w:rPr>
                <w:rStyle w:val="Hyperlink"/>
              </w:rPr>
              <w:t>OPC</w:t>
            </w:r>
            <w:r w:rsidR="00F4078B" w:rsidRPr="000F5C35">
              <w:rPr>
                <w:rStyle w:val="Hyperlink"/>
              </w:rPr>
              <w:t xml:space="preserve"> Service’ in the list with services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_Toc472503594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46</w:t>
            </w:r>
            <w:r w:rsidR="00F4078B">
              <w:rPr>
                <w:webHidden/>
              </w:rPr>
              <w:fldChar w:fldCharType="end"/>
            </w:r>
          </w:hyperlink>
        </w:p>
        <w:p w14:paraId="11E2021A" w14:textId="45420B1E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95" w:history="1">
            <w:r w:rsidR="00F4078B" w:rsidRPr="000F5C35">
              <w:rPr>
                <w:rStyle w:val="Hyperlink"/>
              </w:rPr>
              <w:t xml:space="preserve">5.1.2 ‘InControl </w:t>
            </w:r>
            <w:r w:rsidR="000F4A81">
              <w:rPr>
                <w:rStyle w:val="Hyperlink"/>
              </w:rPr>
              <w:t>OPC</w:t>
            </w:r>
            <w:r w:rsidR="00F4078B" w:rsidRPr="000F5C35">
              <w:rPr>
                <w:rStyle w:val="Hyperlink"/>
              </w:rPr>
              <w:t xml:space="preserve"> Service’ failed to start.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_Toc472503595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46</w:t>
            </w:r>
            <w:r w:rsidR="00F4078B">
              <w:rPr>
                <w:webHidden/>
              </w:rPr>
              <w:fldChar w:fldCharType="end"/>
            </w:r>
          </w:hyperlink>
        </w:p>
        <w:p w14:paraId="267749DB" w14:textId="1355BAC1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96" w:history="1">
            <w:r w:rsidR="00F4078B" w:rsidRPr="000F5C35">
              <w:rPr>
                <w:rStyle w:val="Hyperlink"/>
              </w:rPr>
              <w:t xml:space="preserve">5.1.3 Can’t find ‘InControl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Service’ in the list with services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_Toc472503596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46</w:t>
            </w:r>
            <w:r w:rsidR="00F4078B">
              <w:rPr>
                <w:webHidden/>
              </w:rPr>
              <w:fldChar w:fldCharType="end"/>
            </w:r>
          </w:hyperlink>
        </w:p>
        <w:p w14:paraId="4959290E" w14:textId="68AD9ACC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97" w:history="1">
            <w:r w:rsidR="00F4078B" w:rsidRPr="000F5C35">
              <w:rPr>
                <w:rStyle w:val="Hyperlink"/>
              </w:rPr>
              <w:t xml:space="preserve">5.1.4 ‘InControl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Service’ failed to start.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_Toc472503597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46</w:t>
            </w:r>
            <w:r w:rsidR="00F4078B">
              <w:rPr>
                <w:webHidden/>
              </w:rPr>
              <w:fldChar w:fldCharType="end"/>
            </w:r>
          </w:hyperlink>
        </w:p>
        <w:p w14:paraId="7C88D766" w14:textId="2F9C2523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98" w:history="1">
            <w:r w:rsidR="00F4078B" w:rsidRPr="000F5C35">
              <w:rPr>
                <w:rStyle w:val="Hyperlink"/>
              </w:rPr>
              <w:t xml:space="preserve">5.1.5 ‘InControl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Service’ has stopped working. Unable to load DLL ‘websocket.dll’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_Toc472503598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47</w:t>
            </w:r>
            <w:r w:rsidR="00F4078B">
              <w:rPr>
                <w:webHidden/>
              </w:rPr>
              <w:fldChar w:fldCharType="end"/>
            </w:r>
          </w:hyperlink>
        </w:p>
        <w:p w14:paraId="28BC51AD" w14:textId="5457ADF4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599" w:history="1">
            <w:r w:rsidR="00F4078B" w:rsidRPr="000F5C35">
              <w:rPr>
                <w:rStyle w:val="Hyperlink"/>
              </w:rPr>
              <w:t xml:space="preserve">5.1.6 ‘InControl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Service’ </w:t>
            </w:r>
            <w:r w:rsidR="000F4A81">
              <w:rPr>
                <w:rStyle w:val="Hyperlink"/>
              </w:rPr>
              <w:t>SQL</w:t>
            </w:r>
            <w:r w:rsidR="00F4078B" w:rsidRPr="000F5C35">
              <w:rPr>
                <w:rStyle w:val="Hyperlink"/>
              </w:rPr>
              <w:t xml:space="preserve"> error: Connect =&gt; Cannot open database “InControl” requested by the login.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_Toc472503599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48</w:t>
            </w:r>
            <w:r w:rsidR="00F4078B">
              <w:rPr>
                <w:webHidden/>
              </w:rPr>
              <w:fldChar w:fldCharType="end"/>
            </w:r>
          </w:hyperlink>
        </w:p>
        <w:p w14:paraId="5B9629CB" w14:textId="7CCE349E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600" w:history="1">
            <w:r w:rsidR="00F4078B" w:rsidRPr="000F5C35">
              <w:rPr>
                <w:rStyle w:val="Hyperlink"/>
              </w:rPr>
              <w:t>5.1.7 No License Found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_Toc472503600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48</w:t>
            </w:r>
            <w:r w:rsidR="00F4078B">
              <w:rPr>
                <w:webHidden/>
              </w:rPr>
              <w:fldChar w:fldCharType="end"/>
            </w:r>
          </w:hyperlink>
        </w:p>
        <w:p w14:paraId="2ACE49AF" w14:textId="6FE84D42" w:rsidR="00F4078B" w:rsidRDefault="000F62C5">
          <w:pPr>
            <w:pStyle w:val="TOC3"/>
            <w:rPr>
              <w:rFonts w:asciiTheme="minorHAnsi" w:hAnsiTheme="minorHAnsi"/>
              <w:iCs w:val="0"/>
              <w:sz w:val="22"/>
              <w:szCs w:val="22"/>
              <w:lang w:val="nl-NL" w:eastAsia="nl-NL"/>
            </w:rPr>
          </w:pPr>
          <w:hyperlink w:anchor="_Toc472503601" w:history="1">
            <w:r w:rsidR="00F4078B" w:rsidRPr="000F5C35">
              <w:rPr>
                <w:rStyle w:val="Hyperlink"/>
              </w:rPr>
              <w:t>5.1.8 Invalid License</w:t>
            </w:r>
            <w:r w:rsidR="00F4078B">
              <w:rPr>
                <w:webHidden/>
              </w:rPr>
              <w:tab/>
            </w:r>
            <w:r w:rsidR="00F4078B">
              <w:rPr>
                <w:webHidden/>
              </w:rPr>
              <w:fldChar w:fldCharType="begin"/>
            </w:r>
            <w:r w:rsidR="00F4078B">
              <w:rPr>
                <w:webHidden/>
              </w:rPr>
              <w:instrText xml:space="preserve"> PAGEREF _Toc472503601 \h </w:instrText>
            </w:r>
            <w:r w:rsidR="00F4078B">
              <w:rPr>
                <w:webHidden/>
              </w:rPr>
            </w:r>
            <w:r w:rsidR="00F4078B">
              <w:rPr>
                <w:webHidden/>
              </w:rPr>
              <w:fldChar w:fldCharType="separate"/>
            </w:r>
            <w:r w:rsidR="0093692E">
              <w:rPr>
                <w:webHidden/>
              </w:rPr>
              <w:t>48</w:t>
            </w:r>
            <w:r w:rsidR="00F4078B">
              <w:rPr>
                <w:webHidden/>
              </w:rPr>
              <w:fldChar w:fldCharType="end"/>
            </w:r>
          </w:hyperlink>
        </w:p>
        <w:p w14:paraId="4CA88DC5" w14:textId="05B9D246" w:rsidR="00A20627" w:rsidRPr="00277909" w:rsidRDefault="00296070" w:rsidP="00175359">
          <w:r w:rsidRPr="00277909">
            <w:rPr>
              <w:rFonts w:asciiTheme="minorHAnsi" w:hAnsiTheme="minorHAnsi"/>
              <w:color w:val="FD3636"/>
              <w:szCs w:val="20"/>
            </w:rPr>
            <w:fldChar w:fldCharType="end"/>
          </w:r>
        </w:p>
      </w:sdtContent>
    </w:sdt>
    <w:p w14:paraId="0F65B6DE" w14:textId="77777777" w:rsidR="00A20627" w:rsidRPr="00277909" w:rsidRDefault="00A20627" w:rsidP="00A20627"/>
    <w:p w14:paraId="70E9F1B9" w14:textId="0BE6EAD3" w:rsidR="00A20627" w:rsidRPr="00277909" w:rsidRDefault="00A20627" w:rsidP="00A20627"/>
    <w:p w14:paraId="34CB5CBF" w14:textId="0E8D16AC" w:rsidR="00F70B55" w:rsidRPr="00277909" w:rsidRDefault="00A20627" w:rsidP="00A20627">
      <w:pPr>
        <w:tabs>
          <w:tab w:val="left" w:pos="6510"/>
        </w:tabs>
      </w:pPr>
      <w:r w:rsidRPr="00277909">
        <w:lastRenderedPageBreak/>
        <w:tab/>
      </w:r>
    </w:p>
    <w:p w14:paraId="58E9D002" w14:textId="77777777" w:rsidR="00EA0CE4" w:rsidRPr="00277909" w:rsidRDefault="00EA0CE4">
      <w:pPr>
        <w:jc w:val="left"/>
        <w:rPr>
          <w:rFonts w:eastAsiaTheme="majorEastAsia" w:cstheme="majorBidi"/>
          <w:b/>
          <w:bCs w:val="0"/>
          <w:color w:val="FD3636"/>
          <w:sz w:val="40"/>
          <w:szCs w:val="28"/>
        </w:rPr>
      </w:pPr>
      <w:r w:rsidRPr="00277909">
        <w:br w:type="page"/>
      </w:r>
    </w:p>
    <w:p w14:paraId="778125C0" w14:textId="169CCB44" w:rsidR="00EA0CE4" w:rsidRPr="00277909" w:rsidRDefault="00EA0CE4" w:rsidP="00EA0CE4">
      <w:pPr>
        <w:pStyle w:val="Heading1"/>
        <w:rPr>
          <w:lang w:val="en-US"/>
        </w:rPr>
      </w:pPr>
      <w:bookmarkStart w:id="13" w:name="_Toc472503575"/>
      <w:r w:rsidRPr="00277909">
        <w:rPr>
          <w:lang w:val="en-US"/>
        </w:rPr>
        <w:lastRenderedPageBreak/>
        <w:t>Introduction</w:t>
      </w:r>
      <w:bookmarkEnd w:id="13"/>
    </w:p>
    <w:p w14:paraId="182EBEC1" w14:textId="77777777" w:rsidR="00470921" w:rsidRPr="00277909" w:rsidRDefault="00470921" w:rsidP="00470921"/>
    <w:p w14:paraId="73EB850A" w14:textId="29AA6AB0" w:rsidR="00EA0CE4" w:rsidRPr="00277909" w:rsidRDefault="004448D8" w:rsidP="00470921">
      <w:r w:rsidRPr="00277909">
        <w:t>This manual describes the installation process, needed to install the InControl application.</w:t>
      </w:r>
    </w:p>
    <w:p w14:paraId="09CBAD9E" w14:textId="1ACE4F65" w:rsidR="00C738CA" w:rsidRPr="00277909" w:rsidRDefault="00C738CA" w:rsidP="00C738CA">
      <w:pPr>
        <w:pStyle w:val="Heading2"/>
      </w:pPr>
      <w:bookmarkStart w:id="14" w:name="_Toc472503576"/>
      <w:r w:rsidRPr="00277909">
        <w:t>Components</w:t>
      </w:r>
      <w:bookmarkEnd w:id="14"/>
    </w:p>
    <w:p w14:paraId="77C88F4F" w14:textId="3F9899FC" w:rsidR="00C738CA" w:rsidRPr="00277909" w:rsidRDefault="00C738CA" w:rsidP="00C738CA">
      <w:r w:rsidRPr="00277909">
        <w:t xml:space="preserve">There are 3 components that need to be installed/configured </w:t>
      </w:r>
      <w:r w:rsidR="006B140A" w:rsidRPr="00277909">
        <w:t>for</w:t>
      </w:r>
      <w:r w:rsidRPr="00277909">
        <w:t xml:space="preserve"> the application to work.</w:t>
      </w:r>
    </w:p>
    <w:p w14:paraId="2F17E8E5" w14:textId="5D378B8B" w:rsidR="00C738CA" w:rsidRPr="00277909" w:rsidRDefault="00C738CA" w:rsidP="00C738CA">
      <w:pPr>
        <w:pStyle w:val="Heading3"/>
        <w:rPr>
          <w:lang w:val="en-US"/>
        </w:rPr>
      </w:pPr>
      <w:bookmarkStart w:id="15" w:name="_Toc472503577"/>
      <w:r w:rsidRPr="00277909">
        <w:rPr>
          <w:lang w:val="en-US"/>
        </w:rPr>
        <w:t xml:space="preserve">InControl </w:t>
      </w:r>
      <w:r w:rsidR="000F4A81">
        <w:rPr>
          <w:lang w:val="en-US"/>
        </w:rPr>
        <w:t>OPC</w:t>
      </w:r>
      <w:r w:rsidRPr="00277909">
        <w:rPr>
          <w:lang w:val="en-US"/>
        </w:rPr>
        <w:t xml:space="preserve"> Service</w:t>
      </w:r>
      <w:bookmarkEnd w:id="15"/>
    </w:p>
    <w:p w14:paraId="0341D25D" w14:textId="096A0E85" w:rsidR="00C738CA" w:rsidRPr="00277909" w:rsidRDefault="00C738CA" w:rsidP="00C738CA">
      <w:r w:rsidRPr="00277909">
        <w:t xml:space="preserve">This is a background service that is responsible for the </w:t>
      </w:r>
      <w:r w:rsidR="000F4A81">
        <w:t>OPC</w:t>
      </w:r>
      <w:r w:rsidRPr="00277909">
        <w:t xml:space="preserve"> connection with the </w:t>
      </w:r>
      <w:r w:rsidR="000F4A81">
        <w:t>OPC</w:t>
      </w:r>
      <w:r w:rsidRPr="00277909">
        <w:t xml:space="preserve"> server.</w:t>
      </w:r>
      <w:r w:rsidR="0052416D">
        <w:t xml:space="preserve"> It will monitor the configured data in DCS system and sent its information to the </w:t>
      </w:r>
      <w:r w:rsidR="000F4A81">
        <w:t>SQL</w:t>
      </w:r>
      <w:r w:rsidR="0052416D">
        <w:t xml:space="preserve"> Service</w:t>
      </w:r>
    </w:p>
    <w:p w14:paraId="343731C3" w14:textId="3E6E48B4" w:rsidR="00C738CA" w:rsidRPr="00277909" w:rsidRDefault="00C738CA" w:rsidP="00C738CA">
      <w:r w:rsidRPr="00277909">
        <w:rPr>
          <w:b/>
        </w:rPr>
        <w:t xml:space="preserve">Installation Location: </w:t>
      </w:r>
      <w:r w:rsidRPr="00277909">
        <w:t>needs to be installed on a computer in the DCS network</w:t>
      </w:r>
      <w:ins w:id="16" w:author="Daan Roks" w:date="2017-02-01T16:43:00Z">
        <w:r w:rsidR="000F4A81">
          <w:t xml:space="preserve"> which has permission to connect to the OPC server.</w:t>
        </w:r>
      </w:ins>
      <w:del w:id="17" w:author="Daan Roks" w:date="2017-02-01T16:43:00Z">
        <w:r w:rsidRPr="00277909" w:rsidDel="000F4A81">
          <w:delText>.</w:delText>
        </w:r>
      </w:del>
    </w:p>
    <w:p w14:paraId="5E0C0F46" w14:textId="77777777" w:rsidR="0000340A" w:rsidRPr="00277909" w:rsidRDefault="0000340A" w:rsidP="00C738CA"/>
    <w:p w14:paraId="7297FAC8" w14:textId="738635E3" w:rsidR="00C738CA" w:rsidRPr="00277909" w:rsidRDefault="00C738CA" w:rsidP="00C738CA">
      <w:pPr>
        <w:pStyle w:val="Heading3"/>
        <w:rPr>
          <w:lang w:val="en-US"/>
        </w:rPr>
      </w:pPr>
      <w:bookmarkStart w:id="18" w:name="_Toc472503578"/>
      <w:r w:rsidRPr="00277909">
        <w:rPr>
          <w:lang w:val="en-US"/>
        </w:rPr>
        <w:t xml:space="preserve">InControl </w:t>
      </w:r>
      <w:r w:rsidR="000F4A81">
        <w:rPr>
          <w:lang w:val="en-US"/>
        </w:rPr>
        <w:t>SQL</w:t>
      </w:r>
      <w:r w:rsidRPr="00277909">
        <w:rPr>
          <w:lang w:val="en-US"/>
        </w:rPr>
        <w:t xml:space="preserve"> Service</w:t>
      </w:r>
      <w:bookmarkEnd w:id="18"/>
    </w:p>
    <w:p w14:paraId="0D0CF4A4" w14:textId="1D15A9D6" w:rsidR="002C198A" w:rsidRPr="00277909" w:rsidRDefault="002C198A" w:rsidP="002C198A">
      <w:r w:rsidRPr="00277909">
        <w:t xml:space="preserve">This is a background service that is responsible </w:t>
      </w:r>
      <w:r w:rsidR="003F7A92" w:rsidRPr="00277909">
        <w:t>for the</w:t>
      </w:r>
      <w:r w:rsidRPr="00277909">
        <w:t xml:space="preserve"> </w:t>
      </w:r>
      <w:r w:rsidR="000F4A81">
        <w:t>SQL</w:t>
      </w:r>
      <w:r w:rsidRPr="00277909">
        <w:t xml:space="preserve"> Connection with the </w:t>
      </w:r>
      <w:r w:rsidR="000F4A81">
        <w:t>SQL</w:t>
      </w:r>
      <w:r w:rsidRPr="00277909">
        <w:t xml:space="preserve"> server. This service communicates with the </w:t>
      </w:r>
      <w:r w:rsidR="000F4A81">
        <w:t>OPC</w:t>
      </w:r>
      <w:r w:rsidRPr="00277909">
        <w:t xml:space="preserve"> service and processes </w:t>
      </w:r>
      <w:ins w:id="19" w:author="Daan Roks" w:date="2017-02-01T16:44:00Z">
        <w:r w:rsidR="000F4A81">
          <w:t xml:space="preserve">the received </w:t>
        </w:r>
      </w:ins>
      <w:del w:id="20" w:author="Daan Roks" w:date="2017-02-01T16:44:00Z">
        <w:r w:rsidRPr="00277909" w:rsidDel="000F4A81">
          <w:delText xml:space="preserve">that </w:delText>
        </w:r>
      </w:del>
      <w:r w:rsidRPr="00277909">
        <w:t>data</w:t>
      </w:r>
      <w:del w:id="21" w:author="Daan Roks" w:date="2017-02-01T16:44:00Z">
        <w:r w:rsidRPr="00277909" w:rsidDel="000F4A81">
          <w:delText xml:space="preserve"> is receives</w:delText>
        </w:r>
      </w:del>
      <w:r w:rsidRPr="00277909">
        <w:t>.</w:t>
      </w:r>
    </w:p>
    <w:p w14:paraId="31023075" w14:textId="6FF29787" w:rsidR="002C198A" w:rsidRPr="00277909" w:rsidRDefault="002C198A" w:rsidP="002C198A">
      <w:r w:rsidRPr="00277909">
        <w:rPr>
          <w:b/>
        </w:rPr>
        <w:t xml:space="preserve">Installation Location: </w:t>
      </w:r>
      <w:r w:rsidRPr="00277909">
        <w:t xml:space="preserve">needs to be installed on a computer that has a </w:t>
      </w:r>
      <w:r w:rsidR="000F4A81">
        <w:t>SQL</w:t>
      </w:r>
      <w:r w:rsidRPr="00277909">
        <w:t xml:space="preserve"> server </w:t>
      </w:r>
      <w:ins w:id="22" w:author="Daan Roks" w:date="2017-02-01T16:45:00Z">
        <w:r w:rsidR="000F4A81">
          <w:t xml:space="preserve">installed or can be installed, </w:t>
        </w:r>
      </w:ins>
      <w:r w:rsidRPr="00277909">
        <w:t xml:space="preserve">and </w:t>
      </w:r>
      <w:r w:rsidR="0000340A" w:rsidRPr="00277909">
        <w:t xml:space="preserve">that can communicate with the computer where the </w:t>
      </w:r>
      <w:r w:rsidR="000F4A81">
        <w:t>OPC</w:t>
      </w:r>
      <w:r w:rsidR="0000340A" w:rsidRPr="00277909">
        <w:t xml:space="preserve"> Service is installed.</w:t>
      </w:r>
    </w:p>
    <w:p w14:paraId="62FAAEAF" w14:textId="77777777" w:rsidR="002C198A" w:rsidRPr="00277909" w:rsidRDefault="002C198A" w:rsidP="002C198A"/>
    <w:p w14:paraId="5F5563BE" w14:textId="19AD9AAC" w:rsidR="00C738CA" w:rsidRPr="00277909" w:rsidRDefault="00C738CA" w:rsidP="00C738CA">
      <w:pPr>
        <w:pStyle w:val="Heading3"/>
        <w:rPr>
          <w:lang w:val="en-US"/>
        </w:rPr>
      </w:pPr>
      <w:bookmarkStart w:id="23" w:name="_Toc472503579"/>
      <w:r w:rsidRPr="00277909">
        <w:rPr>
          <w:lang w:val="en-US"/>
        </w:rPr>
        <w:t>InControl GUI</w:t>
      </w:r>
      <w:bookmarkEnd w:id="23"/>
    </w:p>
    <w:p w14:paraId="34136A8A" w14:textId="1FE6A111" w:rsidR="0000340A" w:rsidRPr="00277909" w:rsidRDefault="0000340A" w:rsidP="0000340A">
      <w:r w:rsidRPr="00277909">
        <w:t xml:space="preserve">The GUI is the visual part of the application. The GUI will communicate with the </w:t>
      </w:r>
      <w:r w:rsidR="000F4A81">
        <w:t>SQL</w:t>
      </w:r>
      <w:r w:rsidRPr="00277909">
        <w:t xml:space="preserve"> Service and </w:t>
      </w:r>
      <w:r w:rsidR="008E042F" w:rsidRPr="00277909">
        <w:t xml:space="preserve">will display </w:t>
      </w:r>
      <w:del w:id="24" w:author="Daan Roks" w:date="2017-02-01T16:46:00Z">
        <w:r w:rsidR="008E042F" w:rsidRPr="00277909" w:rsidDel="000F4A81">
          <w:delText>that</w:delText>
        </w:r>
      </w:del>
      <w:ins w:id="25" w:author="Daan Roks" w:date="2017-02-01T16:46:00Z">
        <w:r w:rsidR="000F4A81">
          <w:t xml:space="preserve"> the bypass status and information.</w:t>
        </w:r>
      </w:ins>
      <w:del w:id="26" w:author="Daan Roks" w:date="2017-02-01T16:46:00Z">
        <w:r w:rsidR="008E042F" w:rsidRPr="00277909" w:rsidDel="000F4A81">
          <w:delText xml:space="preserve"> active bypasses</w:delText>
        </w:r>
      </w:del>
      <w:r w:rsidR="008E042F" w:rsidRPr="00277909">
        <w:t>.</w:t>
      </w:r>
    </w:p>
    <w:p w14:paraId="653DE16F" w14:textId="3FC15FE3" w:rsidR="0000340A" w:rsidRPr="00277909" w:rsidRDefault="0000340A" w:rsidP="0000340A">
      <w:r w:rsidRPr="00277909">
        <w:rPr>
          <w:b/>
        </w:rPr>
        <w:t xml:space="preserve">Installation Location: </w:t>
      </w:r>
      <w:r w:rsidRPr="00277909">
        <w:t xml:space="preserve">needs to be installed on a computer that can communicate with the computer where the </w:t>
      </w:r>
      <w:r w:rsidR="000F4A81">
        <w:t>SQL</w:t>
      </w:r>
      <w:r w:rsidRPr="00277909">
        <w:t xml:space="preserve"> Service is installed.</w:t>
      </w:r>
    </w:p>
    <w:p w14:paraId="2B02D5B6" w14:textId="77777777" w:rsidR="0000340A" w:rsidRPr="00277909" w:rsidRDefault="0000340A" w:rsidP="0000340A"/>
    <w:p w14:paraId="3610DB8A" w14:textId="77777777" w:rsidR="00C738CA" w:rsidRPr="00277909" w:rsidRDefault="00C738CA" w:rsidP="00C738CA"/>
    <w:p w14:paraId="6631E051" w14:textId="15518AFB" w:rsidR="00136343" w:rsidRDefault="008229E3" w:rsidP="00175359">
      <w:pPr>
        <w:pStyle w:val="Heading1"/>
        <w:rPr>
          <w:lang w:val="en-US"/>
        </w:rPr>
      </w:pPr>
      <w:bookmarkStart w:id="27" w:name="_Toc472503580"/>
      <w:r w:rsidRPr="00277909">
        <w:rPr>
          <w:lang w:val="en-US"/>
        </w:rPr>
        <w:lastRenderedPageBreak/>
        <w:t xml:space="preserve">InControl </w:t>
      </w:r>
      <w:r w:rsidR="000F4A81">
        <w:rPr>
          <w:lang w:val="en-US"/>
        </w:rPr>
        <w:t>OPC</w:t>
      </w:r>
      <w:r w:rsidR="00310351" w:rsidRPr="00277909">
        <w:rPr>
          <w:lang w:val="en-US"/>
        </w:rPr>
        <w:t xml:space="preserve"> Service</w:t>
      </w:r>
      <w:bookmarkEnd w:id="27"/>
      <w:r w:rsidR="005D2989" w:rsidRPr="00277909">
        <w:rPr>
          <w:lang w:val="en-US"/>
        </w:rPr>
        <w:t xml:space="preserve"> </w:t>
      </w:r>
    </w:p>
    <w:p w14:paraId="338975C1" w14:textId="137F4B18" w:rsidR="00AB7C94" w:rsidRDefault="00AB7C94" w:rsidP="00AB7C94"/>
    <w:p w14:paraId="6FDD2D03" w14:textId="23125E9F" w:rsidR="00C81CB5" w:rsidRDefault="00C81CB5" w:rsidP="00AB7C94">
      <w:r>
        <w:t xml:space="preserve">The “InControl </w:t>
      </w:r>
      <w:r w:rsidR="000F4A81">
        <w:t>OPC</w:t>
      </w:r>
      <w:r>
        <w:t xml:space="preserve"> Service” </w:t>
      </w:r>
      <w:r w:rsidR="0017421B">
        <w:t xml:space="preserve">is a </w:t>
      </w:r>
      <w:r>
        <w:t xml:space="preserve">background service that is responsible for the </w:t>
      </w:r>
      <w:r w:rsidR="000F4A81">
        <w:t>OPC</w:t>
      </w:r>
      <w:r>
        <w:t xml:space="preserve"> connection with the </w:t>
      </w:r>
      <w:r w:rsidR="000F4A81">
        <w:t>OPC</w:t>
      </w:r>
      <w:r>
        <w:t xml:space="preserve"> server. This service will monitor the configured modules and sent its values to the “InControl </w:t>
      </w:r>
      <w:r w:rsidR="000F4A81">
        <w:t>SQL</w:t>
      </w:r>
      <w:r>
        <w:t xml:space="preserve"> service” where those values will be processed.</w:t>
      </w:r>
    </w:p>
    <w:p w14:paraId="446B4ECC" w14:textId="29B55035" w:rsidR="00F70B55" w:rsidRPr="00277909" w:rsidRDefault="00457317" w:rsidP="00816F41">
      <w:pPr>
        <w:pStyle w:val="Heading2"/>
      </w:pPr>
      <w:bookmarkStart w:id="28" w:name="_Toc472503581"/>
      <w:r w:rsidRPr="00277909">
        <w:t>Prerequisites</w:t>
      </w:r>
      <w:bookmarkEnd w:id="28"/>
    </w:p>
    <w:p w14:paraId="24D265A4" w14:textId="2941C21B" w:rsidR="008D2932" w:rsidRPr="00277909" w:rsidRDefault="00457317" w:rsidP="00175359">
      <w:r w:rsidRPr="00277909">
        <w:t>Visual C++ redistributable for Visual Studio 2015</w:t>
      </w:r>
      <w:ins w:id="29" w:author="Daan Roks" w:date="2017-02-01T16:47:00Z">
        <w:r w:rsidR="000F4A81">
          <w:t xml:space="preserve"> (included in the OPC service installer)</w:t>
        </w:r>
      </w:ins>
    </w:p>
    <w:p w14:paraId="0EE61EE4" w14:textId="2B8C371A" w:rsidR="00247541" w:rsidRDefault="00CE552B" w:rsidP="00816F41">
      <w:pPr>
        <w:pStyle w:val="Heading2"/>
      </w:pPr>
      <w:bookmarkStart w:id="30" w:name="_Toc472503582"/>
      <w:r w:rsidRPr="00277909">
        <w:t>Installation</w:t>
      </w:r>
      <w:bookmarkEnd w:id="30"/>
    </w:p>
    <w:p w14:paraId="08D8F500" w14:textId="38F26ABE" w:rsidR="00C81CB5" w:rsidRDefault="001B4C68" w:rsidP="00C81CB5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0FC30" wp14:editId="40131AEA">
                <wp:simplePos x="0" y="0"/>
                <wp:positionH relativeFrom="column">
                  <wp:posOffset>3028950</wp:posOffset>
                </wp:positionH>
                <wp:positionV relativeFrom="paragraph">
                  <wp:posOffset>3328670</wp:posOffset>
                </wp:positionV>
                <wp:extent cx="828675" cy="304800"/>
                <wp:effectExtent l="19050" t="1905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45F45" id="Rectangle 38" o:spid="_x0000_s1026" style="position:absolute;margin-left:238.5pt;margin-top:262.1pt;width:65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" filled="f" strokecolor="#af1313" strokeweight="3pt"/>
            </w:pict>
          </mc:Fallback>
        </mc:AlternateContent>
      </w:r>
      <w:r w:rsidR="00C81CB5">
        <w:rPr>
          <w:noProof/>
          <w:lang w:val="nl-NL" w:eastAsia="nl-NL"/>
        </w:rPr>
        <w:drawing>
          <wp:inline distT="0" distB="0" distL="0" distR="0" wp14:anchorId="5852DEE7" wp14:editId="05C2A1A1">
            <wp:extent cx="4752975" cy="3695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CB5">
        <w:t xml:space="preserve"> </w:t>
      </w:r>
    </w:p>
    <w:p w14:paraId="4E77B194" w14:textId="02A574CA" w:rsidR="00124993" w:rsidRDefault="00124993" w:rsidP="00124993">
      <w:r>
        <w:t xml:space="preserve">To install the “InControl </w:t>
      </w:r>
      <w:r w:rsidR="000F4A81">
        <w:t>OPC</w:t>
      </w:r>
      <w:r>
        <w:t xml:space="preserve"> Service”. Start the “</w:t>
      </w:r>
      <w:r w:rsidRPr="00256272">
        <w:rPr>
          <w:b/>
        </w:rPr>
        <w:t>InControl-installer.exe</w:t>
      </w:r>
      <w:r>
        <w:t>” and click on Next.</w:t>
      </w:r>
    </w:p>
    <w:p w14:paraId="063BA784" w14:textId="32616B4D" w:rsidR="00C81CB5" w:rsidRDefault="00C81CB5" w:rsidP="00C81CB5">
      <w:pPr>
        <w:jc w:val="left"/>
      </w:pPr>
      <w:r>
        <w:br w:type="page"/>
      </w:r>
    </w:p>
    <w:p w14:paraId="5263C394" w14:textId="7AF3347C" w:rsidR="00C81CB5" w:rsidRDefault="004C58E4" w:rsidP="00C81CB5"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7AB11" wp14:editId="3AE7198A">
                <wp:simplePos x="0" y="0"/>
                <wp:positionH relativeFrom="column">
                  <wp:posOffset>3057525</wp:posOffset>
                </wp:positionH>
                <wp:positionV relativeFrom="paragraph">
                  <wp:posOffset>3335020</wp:posOffset>
                </wp:positionV>
                <wp:extent cx="790575" cy="276225"/>
                <wp:effectExtent l="19050" t="1905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2C5EE" id="Rectangle 46" o:spid="_x0000_s1026" style="position:absolute;margin-left:240.75pt;margin-top:262.6pt;width:62.2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" filled="f" strokecolor="#af1313" strokeweight="3pt"/>
            </w:pict>
          </mc:Fallback>
        </mc:AlternateContent>
      </w:r>
      <w:r w:rsidR="00BD58D3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8B9F27" wp14:editId="10335C0C">
                <wp:simplePos x="0" y="0"/>
                <wp:positionH relativeFrom="column">
                  <wp:posOffset>1704975</wp:posOffset>
                </wp:positionH>
                <wp:positionV relativeFrom="paragraph">
                  <wp:posOffset>1550670</wp:posOffset>
                </wp:positionV>
                <wp:extent cx="1266825" cy="200025"/>
                <wp:effectExtent l="19050" t="1905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55DB7" id="Rectangle 45" o:spid="_x0000_s1026" style="position:absolute;margin-left:134.25pt;margin-top:122.1pt;width:99.7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" filled="f" strokecolor="#af1313" strokeweight="3pt"/>
            </w:pict>
          </mc:Fallback>
        </mc:AlternateContent>
      </w:r>
      <w:r w:rsidR="00BD58D3">
        <w:rPr>
          <w:noProof/>
          <w:lang w:val="nl-NL" w:eastAsia="nl-NL"/>
        </w:rPr>
        <w:drawing>
          <wp:inline distT="0" distB="0" distL="0" distR="0" wp14:anchorId="418DB513" wp14:editId="067A986A">
            <wp:extent cx="47529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EE5B" w14:textId="220DE29B" w:rsidR="00FA1ADA" w:rsidRDefault="00FA1ADA" w:rsidP="00FA1ADA">
      <w:r>
        <w:t xml:space="preserve">Deselect both “InControl </w:t>
      </w:r>
      <w:r w:rsidR="000F4A81">
        <w:t>SQL</w:t>
      </w:r>
      <w:r>
        <w:t xml:space="preserve"> Service” and “InControl GUI” so that only “InControl </w:t>
      </w:r>
      <w:r w:rsidR="000F4A81">
        <w:t>OPC</w:t>
      </w:r>
      <w:r>
        <w:t xml:space="preserve"> Service” is selected and press on Install. </w:t>
      </w:r>
    </w:p>
    <w:p w14:paraId="5F31629F" w14:textId="77777777" w:rsidR="00FA1ADA" w:rsidRDefault="00FA1ADA" w:rsidP="00C81CB5"/>
    <w:p w14:paraId="178A7F1F" w14:textId="77777777" w:rsidR="00124993" w:rsidRDefault="00124993" w:rsidP="00C81CB5"/>
    <w:p w14:paraId="63B5C224" w14:textId="77777777" w:rsidR="00124993" w:rsidRDefault="00124993">
      <w:pPr>
        <w:jc w:val="left"/>
      </w:pPr>
      <w:r>
        <w:br w:type="page"/>
      </w:r>
    </w:p>
    <w:p w14:paraId="402BFE7D" w14:textId="3B20F310" w:rsidR="00783B11" w:rsidRDefault="00DC1FA6" w:rsidP="00C81CB5"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134608" wp14:editId="0C113A15">
                <wp:simplePos x="0" y="0"/>
                <wp:positionH relativeFrom="column">
                  <wp:posOffset>3152775</wp:posOffset>
                </wp:positionH>
                <wp:positionV relativeFrom="paragraph">
                  <wp:posOffset>3428365</wp:posOffset>
                </wp:positionV>
                <wp:extent cx="790575" cy="276225"/>
                <wp:effectExtent l="19050" t="1905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5B63B" id="Rectangle 48" o:spid="_x0000_s1026" style="position:absolute;margin-left:248.25pt;margin-top:269.95pt;width:6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" filled="f" strokecolor="#af1313" strokeweight="3pt"/>
            </w:pict>
          </mc:Fallback>
        </mc:AlternateContent>
      </w:r>
      <w:r w:rsidR="00783B11">
        <w:rPr>
          <w:noProof/>
          <w:lang w:val="nl-NL" w:eastAsia="nl-NL"/>
        </w:rPr>
        <w:drawing>
          <wp:inline distT="0" distB="0" distL="0" distR="0" wp14:anchorId="4AF9D261" wp14:editId="08828A37">
            <wp:extent cx="4887726" cy="380047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676" cy="3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AB88" w14:textId="77777777" w:rsidR="00D05774" w:rsidRDefault="00D05774" w:rsidP="00D05774">
      <w:r>
        <w:t>Press Next.</w:t>
      </w:r>
    </w:p>
    <w:p w14:paraId="7A198DD7" w14:textId="77777777" w:rsidR="00D05774" w:rsidRPr="00AB7C94" w:rsidRDefault="00D05774" w:rsidP="00C81CB5"/>
    <w:p w14:paraId="36D65659" w14:textId="7F1E32FE" w:rsidR="00C81CB5" w:rsidRPr="00C81CB5" w:rsidRDefault="00124993" w:rsidP="006C2E79">
      <w:pPr>
        <w:jc w:val="left"/>
      </w:pPr>
      <w:r>
        <w:br w:type="page"/>
      </w:r>
    </w:p>
    <w:p w14:paraId="5E4E3499" w14:textId="3573AC52" w:rsidR="00247541" w:rsidRPr="00277909" w:rsidRDefault="00B62C3D" w:rsidP="00175359"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A69D28" wp14:editId="505415E8">
                <wp:simplePos x="0" y="0"/>
                <wp:positionH relativeFrom="column">
                  <wp:posOffset>3057525</wp:posOffset>
                </wp:positionH>
                <wp:positionV relativeFrom="paragraph">
                  <wp:posOffset>3338195</wp:posOffset>
                </wp:positionV>
                <wp:extent cx="790575" cy="276225"/>
                <wp:effectExtent l="19050" t="1905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110D9" id="Rectangle 49" o:spid="_x0000_s1026" style="position:absolute;margin-left:240.75pt;margin-top:262.85pt;width:62.2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" filled="f" strokecolor="#af1313" strokeweight="3pt"/>
            </w:pict>
          </mc:Fallback>
        </mc:AlternateContent>
      </w:r>
      <w:r w:rsidR="00065CB6">
        <w:rPr>
          <w:noProof/>
          <w:lang w:val="nl-NL" w:eastAsia="nl-NL"/>
        </w:rPr>
        <w:drawing>
          <wp:inline distT="0" distB="0" distL="0" distR="0" wp14:anchorId="7B018AA3" wp14:editId="05309018">
            <wp:extent cx="4752975" cy="3695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DFC" w14:textId="1BCCB51D" w:rsidR="00247541" w:rsidRPr="00277909" w:rsidRDefault="00247541" w:rsidP="00175359">
      <w:r w:rsidRPr="00277909">
        <w:t>Choose which components needs to be installed.</w:t>
      </w:r>
    </w:p>
    <w:p w14:paraId="41A8165E" w14:textId="53B90DB0" w:rsidR="00660761" w:rsidRPr="00277909" w:rsidRDefault="000F4A81" w:rsidP="00175359">
      <w:pPr>
        <w:pStyle w:val="ListParagraph"/>
        <w:numPr>
          <w:ilvl w:val="0"/>
          <w:numId w:val="30"/>
        </w:numPr>
      </w:pPr>
      <w:r>
        <w:rPr>
          <w:b/>
        </w:rPr>
        <w:t>OPC</w:t>
      </w:r>
      <w:r w:rsidR="00247541" w:rsidRPr="00277909">
        <w:rPr>
          <w:b/>
        </w:rPr>
        <w:t>Service</w:t>
      </w:r>
      <w:r w:rsidR="00660761" w:rsidRPr="00277909">
        <w:rPr>
          <w:b/>
        </w:rPr>
        <w:t>:</w:t>
      </w:r>
      <w:r w:rsidR="00247541" w:rsidRPr="00277909">
        <w:rPr>
          <w:b/>
        </w:rPr>
        <w:t xml:space="preserve"> </w:t>
      </w:r>
      <w:r w:rsidR="00660761" w:rsidRPr="00277909">
        <w:t xml:space="preserve">install the tools that is communicating with the </w:t>
      </w:r>
      <w:r>
        <w:t>OPC</w:t>
      </w:r>
      <w:r w:rsidR="00660761" w:rsidRPr="00277909">
        <w:t xml:space="preserve"> Server.</w:t>
      </w:r>
    </w:p>
    <w:p w14:paraId="6BE6A5F1" w14:textId="7E51DE00" w:rsidR="003D0A55" w:rsidRPr="00277909" w:rsidRDefault="00660761" w:rsidP="00175359">
      <w:pPr>
        <w:pStyle w:val="ListParagraph"/>
        <w:numPr>
          <w:ilvl w:val="0"/>
          <w:numId w:val="30"/>
        </w:numPr>
        <w:rPr>
          <w:b/>
        </w:rPr>
      </w:pPr>
      <w:r w:rsidRPr="00277909">
        <w:rPr>
          <w:b/>
        </w:rPr>
        <w:t xml:space="preserve">C++ Redistributable (x86): </w:t>
      </w:r>
      <w:r w:rsidRPr="00277909">
        <w:t xml:space="preserve">If this is not yet installed on the system, selecting this component will install it. Note that this is necessary for the </w:t>
      </w:r>
      <w:r w:rsidR="000F4A81">
        <w:t>OPC</w:t>
      </w:r>
      <w:ins w:id="31" w:author="Daan Roks" w:date="2017-02-01T16:48:00Z">
        <w:r w:rsidR="000F4A81">
          <w:t xml:space="preserve"> </w:t>
        </w:r>
      </w:ins>
      <w:r w:rsidRPr="00277909">
        <w:t>Service to work.</w:t>
      </w:r>
    </w:p>
    <w:p w14:paraId="22D9DDB8" w14:textId="6C3263B7" w:rsidR="00BD08AD" w:rsidRPr="00896519" w:rsidRDefault="003D0A55" w:rsidP="00175359">
      <w:pPr>
        <w:pStyle w:val="ListParagraph"/>
        <w:numPr>
          <w:ilvl w:val="0"/>
          <w:numId w:val="30"/>
        </w:numPr>
        <w:rPr>
          <w:b/>
        </w:rPr>
      </w:pPr>
      <w:r w:rsidRPr="00277909">
        <w:rPr>
          <w:b/>
        </w:rPr>
        <w:t xml:space="preserve">Install as a service: </w:t>
      </w:r>
      <w:r w:rsidRPr="00277909">
        <w:t xml:space="preserve">Will install the </w:t>
      </w:r>
      <w:r w:rsidR="000F4A81">
        <w:t>OPC</w:t>
      </w:r>
      <w:ins w:id="32" w:author="Daan Roks" w:date="2017-02-01T16:49:00Z">
        <w:r w:rsidR="000F4A81">
          <w:t xml:space="preserve"> </w:t>
        </w:r>
      </w:ins>
      <w:r w:rsidRPr="00277909">
        <w:t>Service as a windows service. By doing this it will run silently on the background.</w:t>
      </w:r>
    </w:p>
    <w:p w14:paraId="6BDF43EB" w14:textId="4962154D" w:rsidR="00896519" w:rsidRDefault="00896519" w:rsidP="00896519">
      <w:r>
        <w:t>Press Next.</w:t>
      </w:r>
    </w:p>
    <w:p w14:paraId="52D81465" w14:textId="0A9740EA" w:rsidR="00917F65" w:rsidRDefault="00917F65" w:rsidP="00896519">
      <w:pPr>
        <w:rPr>
          <w:b/>
        </w:rPr>
      </w:pPr>
    </w:p>
    <w:p w14:paraId="0FBAD487" w14:textId="77777777" w:rsidR="00917F65" w:rsidRDefault="00917F65">
      <w:pPr>
        <w:jc w:val="left"/>
        <w:rPr>
          <w:b/>
        </w:rPr>
      </w:pPr>
      <w:r>
        <w:rPr>
          <w:b/>
        </w:rPr>
        <w:br w:type="page"/>
      </w:r>
    </w:p>
    <w:p w14:paraId="5B0F8EC2" w14:textId="2F3169E3" w:rsidR="00917F65" w:rsidRDefault="00FA25B6" w:rsidP="00896519">
      <w:pPr>
        <w:rPr>
          <w:b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1F41CA" wp14:editId="6B6F8036">
                <wp:simplePos x="0" y="0"/>
                <wp:positionH relativeFrom="column">
                  <wp:posOffset>3057525</wp:posOffset>
                </wp:positionH>
                <wp:positionV relativeFrom="paragraph">
                  <wp:posOffset>3333115</wp:posOffset>
                </wp:positionV>
                <wp:extent cx="790575" cy="276225"/>
                <wp:effectExtent l="19050" t="1905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8D5DC" id="Rectangle 52" o:spid="_x0000_s1026" style="position:absolute;margin-left:240.75pt;margin-top:262.45pt;width:62.2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" filled="f" strokecolor="#af1313" strokeweight="3pt"/>
            </w:pict>
          </mc:Fallback>
        </mc:AlternateContent>
      </w:r>
      <w:r w:rsidR="00917F65">
        <w:rPr>
          <w:noProof/>
          <w:lang w:val="nl-NL" w:eastAsia="nl-NL"/>
        </w:rPr>
        <w:drawing>
          <wp:inline distT="0" distB="0" distL="0" distR="0" wp14:anchorId="61CD0E7F" wp14:editId="12B1FAFA">
            <wp:extent cx="47529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3B8A" w14:textId="395DE312" w:rsidR="00D05774" w:rsidRDefault="00D05774" w:rsidP="00D05774">
      <w:r>
        <w:t>Select what you want to use as the installation folder. The default location is “C:\Program Files\Intation\InControl\</w:t>
      </w:r>
      <w:r w:rsidR="000F4A81">
        <w:t>OPC</w:t>
      </w:r>
      <w:r>
        <w:t>Service”</w:t>
      </w:r>
    </w:p>
    <w:p w14:paraId="45190103" w14:textId="77777777" w:rsidR="00D05774" w:rsidRPr="00917F65" w:rsidRDefault="00D05774" w:rsidP="00D05774">
      <w:r>
        <w:t>Press Install.</w:t>
      </w:r>
    </w:p>
    <w:p w14:paraId="15B7FBF7" w14:textId="77777777" w:rsidR="00D05774" w:rsidRPr="00896519" w:rsidRDefault="00D05774" w:rsidP="00896519">
      <w:pPr>
        <w:rPr>
          <w:b/>
        </w:rPr>
      </w:pPr>
    </w:p>
    <w:p w14:paraId="02AED3F7" w14:textId="77777777" w:rsidR="00BD08AD" w:rsidRPr="00277909" w:rsidRDefault="00BD08AD" w:rsidP="00175359"/>
    <w:p w14:paraId="157BEA32" w14:textId="77777777" w:rsidR="00BD08AD" w:rsidRPr="00277909" w:rsidRDefault="00BD08AD" w:rsidP="00175359">
      <w:r w:rsidRPr="00277909">
        <w:br w:type="page"/>
      </w:r>
    </w:p>
    <w:p w14:paraId="45C487A2" w14:textId="4D21DCCC" w:rsidR="00BD08AD" w:rsidRDefault="000E631E" w:rsidP="00175359">
      <w:r>
        <w:lastRenderedPageBreak/>
        <w:t>If you have selected</w:t>
      </w:r>
      <w:r w:rsidR="00E34839">
        <w:t xml:space="preserve"> to install “C++ Redistributable 2015” press “I agree to the license terms and conditions” and press “Install”.</w:t>
      </w:r>
    </w:p>
    <w:p w14:paraId="2720527B" w14:textId="24CE919D" w:rsidR="00E34839" w:rsidRDefault="00B37D7C" w:rsidP="00175359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FF1B31" wp14:editId="7306BAA3">
                <wp:simplePos x="0" y="0"/>
                <wp:positionH relativeFrom="column">
                  <wp:posOffset>85725</wp:posOffset>
                </wp:positionH>
                <wp:positionV relativeFrom="paragraph">
                  <wp:posOffset>2199641</wp:posOffset>
                </wp:positionV>
                <wp:extent cx="2343150" cy="20955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385BE" id="Rectangle 4" o:spid="_x0000_s1026" style="position:absolute;margin-left:6.75pt;margin-top:173.2pt;width:184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" filled="f" strokecolor="#af1313" strokeweight="3pt"/>
            </w:pict>
          </mc:Fallback>
        </mc:AlternateContent>
      </w:r>
      <w:r w:rsidR="00E34839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80BACC" wp14:editId="36CB5323">
                <wp:simplePos x="0" y="0"/>
                <wp:positionH relativeFrom="column">
                  <wp:posOffset>2952750</wp:posOffset>
                </wp:positionH>
                <wp:positionV relativeFrom="paragraph">
                  <wp:posOffset>2475865</wp:posOffset>
                </wp:positionV>
                <wp:extent cx="790575" cy="27622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87B6C" id="Rectangle 3" o:spid="_x0000_s1026" style="position:absolute;margin-left:232.5pt;margin-top:194.95pt;width:62.25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" filled="f" strokecolor="#af1313" strokeweight="3pt"/>
            </w:pict>
          </mc:Fallback>
        </mc:AlternateContent>
      </w:r>
      <w:r w:rsidR="00E34839">
        <w:rPr>
          <w:noProof/>
          <w:lang w:val="nl-NL" w:eastAsia="nl-NL"/>
        </w:rPr>
        <w:drawing>
          <wp:inline distT="0" distB="0" distL="0" distR="0" wp14:anchorId="7778502A" wp14:editId="2B2CE7CE">
            <wp:extent cx="458152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BDBF" w14:textId="245B24CD" w:rsidR="000E631E" w:rsidRDefault="000E631E">
      <w:pPr>
        <w:jc w:val="left"/>
      </w:pPr>
      <w:r>
        <w:br w:type="page"/>
      </w:r>
    </w:p>
    <w:p w14:paraId="6D11F2D9" w14:textId="218B173A" w:rsidR="00BD08AD" w:rsidRPr="00277909" w:rsidRDefault="00BD08AD" w:rsidP="00175359">
      <w:r w:rsidRPr="00277909">
        <w:lastRenderedPageBreak/>
        <w:t>If you selected that you want to install as a service the following window will pop up, prompting the user for a username and password.</w:t>
      </w:r>
    </w:p>
    <w:p w14:paraId="6FDDBC5E" w14:textId="7AEBA6EF" w:rsidR="00BD08AD" w:rsidRPr="00277909" w:rsidRDefault="00BD08AD" w:rsidP="00175359">
      <w:r w:rsidRPr="00277909">
        <w:t>This is the user account the service will use to execute.</w:t>
      </w:r>
    </w:p>
    <w:p w14:paraId="3D700D7E" w14:textId="16B89722" w:rsidR="00DD3899" w:rsidRPr="00277909" w:rsidRDefault="00DD3899" w:rsidP="00DD3899">
      <w:pPr>
        <w:pStyle w:val="NoSpacing"/>
        <w:rPr>
          <w:sz w:val="24"/>
        </w:rPr>
      </w:pPr>
      <w:r w:rsidRPr="00277909">
        <w:rPr>
          <w:sz w:val="24"/>
        </w:rPr>
        <w:t>The username needs to look like this</w:t>
      </w:r>
      <w:r w:rsidRPr="00277909">
        <w:rPr>
          <w:b/>
          <w:sz w:val="24"/>
        </w:rPr>
        <w:t xml:space="preserve"> “COMPUTERNAME\USER”</w:t>
      </w:r>
    </w:p>
    <w:p w14:paraId="3ECBBABC" w14:textId="03A41C2A" w:rsidR="00DD3899" w:rsidRPr="00277909" w:rsidRDefault="00DD3899" w:rsidP="00DD3899">
      <w:pPr>
        <w:pStyle w:val="NoSpacing"/>
        <w:rPr>
          <w:sz w:val="24"/>
        </w:rPr>
      </w:pPr>
      <w:r w:rsidRPr="00277909">
        <w:rPr>
          <w:sz w:val="24"/>
        </w:rPr>
        <w:t>Example: “COMPUTER01\</w:t>
      </w:r>
      <w:r w:rsidR="007704EC" w:rsidRPr="00277909">
        <w:rPr>
          <w:sz w:val="24"/>
        </w:rPr>
        <w:t>Administrator</w:t>
      </w:r>
      <w:r w:rsidRPr="00277909">
        <w:rPr>
          <w:sz w:val="24"/>
        </w:rPr>
        <w:t>”</w:t>
      </w:r>
    </w:p>
    <w:p w14:paraId="49D929C2" w14:textId="77777777" w:rsidR="007704EC" w:rsidRPr="00277909" w:rsidRDefault="007704EC" w:rsidP="00DD3899">
      <w:pPr>
        <w:pStyle w:val="NoSpacing"/>
        <w:rPr>
          <w:sz w:val="24"/>
        </w:rPr>
      </w:pPr>
    </w:p>
    <w:p w14:paraId="77B8BD82" w14:textId="38A7D832" w:rsidR="00BD08AD" w:rsidRPr="00277909" w:rsidRDefault="003457B8" w:rsidP="00175359">
      <w:r>
        <w:rPr>
          <w:noProof/>
          <w:lang w:val="nl-NL" w:eastAsia="nl-NL"/>
        </w:rPr>
        <w:drawing>
          <wp:inline distT="0" distB="0" distL="0" distR="0" wp14:anchorId="765570F2" wp14:editId="5F88538D">
            <wp:extent cx="5926455" cy="2740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C349" w14:textId="77777777" w:rsidR="00AE4CF7" w:rsidRDefault="003457B8" w:rsidP="00175359">
      <w:r>
        <w:rPr>
          <w:noProof/>
          <w:lang w:val="nl-NL" w:eastAsia="nl-NL"/>
        </w:rPr>
        <w:drawing>
          <wp:inline distT="0" distB="0" distL="0" distR="0" wp14:anchorId="07AEBAF0" wp14:editId="12CCA6AB">
            <wp:extent cx="5926455" cy="2724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E348" w14:textId="77777777" w:rsidR="00AE4CF7" w:rsidRDefault="00AE4CF7" w:rsidP="00AE4CF7"/>
    <w:p w14:paraId="23D7A695" w14:textId="77777777" w:rsidR="00AE4CF7" w:rsidRDefault="00AE4CF7" w:rsidP="00AE4CF7"/>
    <w:p w14:paraId="5528F070" w14:textId="77777777" w:rsidR="00AE4CF7" w:rsidRDefault="00AE4CF7" w:rsidP="00AE4CF7"/>
    <w:p w14:paraId="2D5295E1" w14:textId="77777777" w:rsidR="00DA2C89" w:rsidRDefault="00DA2C89" w:rsidP="00DA2C89">
      <w:r>
        <w:lastRenderedPageBreak/>
        <w:t>After the installation is complete, you will need to configure the service and tell it what parameters it needs to use.</w:t>
      </w:r>
    </w:p>
    <w:p w14:paraId="1DADC677" w14:textId="3A67B398" w:rsidR="00DA2C89" w:rsidRDefault="000F4A81" w:rsidP="00DA2C89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OPC</w:t>
      </w:r>
      <w:r w:rsidR="00DA2C89">
        <w:rPr>
          <w:b/>
        </w:rPr>
        <w:t xml:space="preserve"> server: </w:t>
      </w:r>
      <w:r w:rsidR="00DA2C89">
        <w:t xml:space="preserve">this is the name of the </w:t>
      </w:r>
      <w:r>
        <w:t>OPC</w:t>
      </w:r>
      <w:r w:rsidR="00DA2C89">
        <w:t xml:space="preserve"> server you are going to use. If you are using this tool in a DeltaV environment this is: </w:t>
      </w:r>
      <w:r>
        <w:rPr>
          <w:b/>
        </w:rPr>
        <w:t>OPC</w:t>
      </w:r>
      <w:r w:rsidR="00DA2C89" w:rsidRPr="00105B07">
        <w:rPr>
          <w:b/>
        </w:rPr>
        <w:t>.DeltaV.1</w:t>
      </w:r>
    </w:p>
    <w:p w14:paraId="141E88B2" w14:textId="6644F3C3" w:rsidR="00105B07" w:rsidRPr="00105B07" w:rsidRDefault="00105B07" w:rsidP="00DA2C89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 xml:space="preserve">Maximum </w:t>
      </w:r>
      <w:r w:rsidR="000F4A81">
        <w:rPr>
          <w:b/>
        </w:rPr>
        <w:t>OPC</w:t>
      </w:r>
      <w:r>
        <w:rPr>
          <w:b/>
        </w:rPr>
        <w:t xml:space="preserve"> tags: </w:t>
      </w:r>
      <w:r>
        <w:t xml:space="preserve">the number you fill in here tells the service how many tags it may maximum use to read out data from the </w:t>
      </w:r>
      <w:r w:rsidR="000F4A81">
        <w:t>OPC</w:t>
      </w:r>
      <w:r>
        <w:t xml:space="preserve"> server.</w:t>
      </w:r>
    </w:p>
    <w:p w14:paraId="6FA7F4F3" w14:textId="2EA38A90" w:rsidR="00AE4CF7" w:rsidRDefault="00DA2C89" w:rsidP="00DA2C89">
      <w:r w:rsidRPr="00DA2C89">
        <w:rPr>
          <w:noProof/>
          <w:lang w:eastAsia="nl-NL"/>
        </w:rPr>
        <w:t xml:space="preserve"> </w:t>
      </w:r>
      <w:r w:rsidR="00AE4CF7">
        <w:rPr>
          <w:noProof/>
          <w:lang w:val="nl-NL" w:eastAsia="nl-NL"/>
        </w:rPr>
        <w:drawing>
          <wp:inline distT="0" distB="0" distL="0" distR="0" wp14:anchorId="389980E3" wp14:editId="73F25981">
            <wp:extent cx="4752975" cy="3695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13E1" w14:textId="77777777" w:rsidR="00AE4CF7" w:rsidRDefault="00AE4CF7" w:rsidP="00AE4CF7">
      <w:pPr>
        <w:jc w:val="left"/>
      </w:pPr>
      <w:r>
        <w:br w:type="page"/>
      </w:r>
    </w:p>
    <w:p w14:paraId="08A04D1F" w14:textId="77777777" w:rsidR="00AE4CF7" w:rsidRDefault="00AE4CF7" w:rsidP="00AE4CF7">
      <w:r>
        <w:lastRenderedPageBreak/>
        <w:t>Press Next</w:t>
      </w:r>
    </w:p>
    <w:p w14:paraId="08BB6273" w14:textId="77777777" w:rsidR="00AE4CF7" w:rsidRDefault="00AE4CF7" w:rsidP="00AE4CF7">
      <w:r>
        <w:t>Example:</w:t>
      </w:r>
    </w:p>
    <w:p w14:paraId="17BC947F" w14:textId="77777777" w:rsidR="00AE4CF7" w:rsidRPr="00277909" w:rsidRDefault="00AE4CF7" w:rsidP="00AE4CF7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360B049" wp14:editId="1F57B544">
                <wp:simplePos x="0" y="0"/>
                <wp:positionH relativeFrom="column">
                  <wp:posOffset>3048000</wp:posOffset>
                </wp:positionH>
                <wp:positionV relativeFrom="paragraph">
                  <wp:posOffset>3320415</wp:posOffset>
                </wp:positionV>
                <wp:extent cx="800100" cy="285750"/>
                <wp:effectExtent l="19050" t="1905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E8B35" id="Rectangle 55" o:spid="_x0000_s1026" style="position:absolute;margin-left:240pt;margin-top:261.45pt;width:63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2D1B5E4" wp14:editId="423BAA8B">
                <wp:simplePos x="0" y="0"/>
                <wp:positionH relativeFrom="column">
                  <wp:posOffset>171450</wp:posOffset>
                </wp:positionH>
                <wp:positionV relativeFrom="paragraph">
                  <wp:posOffset>1501140</wp:posOffset>
                </wp:positionV>
                <wp:extent cx="1524000" cy="219075"/>
                <wp:effectExtent l="19050" t="1905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89E6" id="Rectangle 54" o:spid="_x0000_s1026" style="position:absolute;margin-left:13.5pt;margin-top:118.2pt;width:120pt;height:17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0A719D" wp14:editId="59B559B8">
                <wp:simplePos x="0" y="0"/>
                <wp:positionH relativeFrom="column">
                  <wp:posOffset>180975</wp:posOffset>
                </wp:positionH>
                <wp:positionV relativeFrom="paragraph">
                  <wp:posOffset>1110614</wp:posOffset>
                </wp:positionV>
                <wp:extent cx="1524000" cy="219075"/>
                <wp:effectExtent l="19050" t="1905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4805C" id="Rectangle 53" o:spid="_x0000_s1026" style="position:absolute;margin-left:14.25pt;margin-top:87.45pt;width:120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D3FBED7" wp14:editId="3188ED29">
            <wp:extent cx="4752975" cy="3695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FB0" w14:textId="2EAE3BE0" w:rsidR="00310351" w:rsidRPr="00277909" w:rsidRDefault="00310351" w:rsidP="00175359">
      <w:r w:rsidRPr="00277909">
        <w:br w:type="page"/>
      </w:r>
    </w:p>
    <w:p w14:paraId="02162772" w14:textId="1E1694B0" w:rsidR="00175359" w:rsidRPr="00277909" w:rsidRDefault="00175359" w:rsidP="00175359">
      <w:r w:rsidRPr="00277909">
        <w:lastRenderedPageBreak/>
        <w:t>After this</w:t>
      </w:r>
      <w:r w:rsidR="00EE7812">
        <w:t>,</w:t>
      </w:r>
      <w:r w:rsidRPr="00277909">
        <w:t xml:space="preserve"> the </w:t>
      </w:r>
      <w:r w:rsidR="00EE7812">
        <w:t xml:space="preserve">installation </w:t>
      </w:r>
      <w:r w:rsidRPr="00277909">
        <w:t>should be finished and the following window should pop up.</w:t>
      </w:r>
      <w:r w:rsidR="00486E71">
        <w:t xml:space="preserve"> Press finish the close the installation.</w:t>
      </w:r>
    </w:p>
    <w:p w14:paraId="66C7D15D" w14:textId="089003B6" w:rsidR="00175359" w:rsidRPr="00277909" w:rsidRDefault="00E44DFF" w:rsidP="00816F41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4AEE53" wp14:editId="0D31A134">
                <wp:simplePos x="0" y="0"/>
                <wp:positionH relativeFrom="column">
                  <wp:posOffset>3057525</wp:posOffset>
                </wp:positionH>
                <wp:positionV relativeFrom="paragraph">
                  <wp:posOffset>3333115</wp:posOffset>
                </wp:positionV>
                <wp:extent cx="800100" cy="285750"/>
                <wp:effectExtent l="19050" t="1905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132BD" id="Rectangle 56" o:spid="_x0000_s1026" style="position:absolute;margin-left:240.75pt;margin-top:262.45pt;width:63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" filled="f" strokecolor="#af1313" strokeweight="3pt"/>
            </w:pict>
          </mc:Fallback>
        </mc:AlternateContent>
      </w:r>
      <w:r w:rsidR="003457B8">
        <w:rPr>
          <w:noProof/>
          <w:lang w:val="nl-NL" w:eastAsia="nl-NL"/>
        </w:rPr>
        <w:drawing>
          <wp:inline distT="0" distB="0" distL="0" distR="0" wp14:anchorId="48B2B3B3" wp14:editId="3A06D95F">
            <wp:extent cx="4752975" cy="3695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83D" w14:textId="234EAF89" w:rsidR="00D2211A" w:rsidRPr="0015203B" w:rsidRDefault="00480E4B" w:rsidP="0015203B">
      <w:pPr>
        <w:jc w:val="left"/>
        <w:rPr>
          <w:rFonts w:eastAsiaTheme="majorEastAsia" w:cstheme="majorBidi"/>
          <w:b/>
          <w:bCs w:val="0"/>
          <w:color w:val="E32219"/>
          <w:sz w:val="32"/>
          <w:szCs w:val="26"/>
        </w:rPr>
      </w:pPr>
      <w:r w:rsidRPr="00277909">
        <w:br w:type="page"/>
      </w:r>
    </w:p>
    <w:p w14:paraId="4A552526" w14:textId="3E8CEB86" w:rsidR="00D2211A" w:rsidRPr="00277909" w:rsidRDefault="00D2211A" w:rsidP="00D2211A">
      <w:pPr>
        <w:pStyle w:val="Heading2"/>
      </w:pPr>
      <w:bookmarkStart w:id="33" w:name="_Toc472503583"/>
      <w:r w:rsidRPr="00277909">
        <w:lastRenderedPageBreak/>
        <w:t>Start the Service</w:t>
      </w:r>
      <w:bookmarkEnd w:id="33"/>
    </w:p>
    <w:p w14:paraId="57CF09FF" w14:textId="3BD87507" w:rsidR="00D2211A" w:rsidRPr="00277909" w:rsidRDefault="00D2211A" w:rsidP="00D2211A">
      <w:r w:rsidRPr="00277909">
        <w:t xml:space="preserve">To start the </w:t>
      </w:r>
      <w:r w:rsidR="00095F93">
        <w:t xml:space="preserve">“InControl </w:t>
      </w:r>
      <w:r w:rsidR="000F4A81">
        <w:t>OPC</w:t>
      </w:r>
      <w:r w:rsidR="00095F93">
        <w:t xml:space="preserve"> Service”</w:t>
      </w:r>
      <w:r w:rsidRPr="00277909">
        <w:t xml:space="preserve"> go to “Services”. This can be found in “Start -&gt; Administrative Tools -&gt; Services”.</w:t>
      </w:r>
    </w:p>
    <w:p w14:paraId="1D9CC8E5" w14:textId="120915A9" w:rsidR="00D2211A" w:rsidRPr="00277909" w:rsidRDefault="00D2211A" w:rsidP="00D2211A">
      <w:r w:rsidRPr="00277909">
        <w:t>Look for a service called “</w:t>
      </w:r>
      <w:r w:rsidR="00095F93">
        <w:t xml:space="preserve">InControl </w:t>
      </w:r>
      <w:r w:rsidR="000F4A81">
        <w:t>OPC</w:t>
      </w:r>
      <w:r w:rsidR="00095F93">
        <w:t xml:space="preserve"> </w:t>
      </w:r>
      <w:r w:rsidRPr="00277909">
        <w:t>Service” right click on it and press start.</w:t>
      </w:r>
    </w:p>
    <w:p w14:paraId="77D045E2" w14:textId="7F85B42B" w:rsidR="00D2211A" w:rsidRPr="00277909" w:rsidRDefault="003261F7" w:rsidP="00D2211A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3EA976" wp14:editId="5F5AD5FA">
                <wp:simplePos x="0" y="0"/>
                <wp:positionH relativeFrom="column">
                  <wp:posOffset>2867024</wp:posOffset>
                </wp:positionH>
                <wp:positionV relativeFrom="paragraph">
                  <wp:posOffset>501650</wp:posOffset>
                </wp:positionV>
                <wp:extent cx="1438275" cy="266700"/>
                <wp:effectExtent l="19050" t="1905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FCFF" id="Rectangle 60" o:spid="_x0000_s1026" style="position:absolute;margin-left:225.75pt;margin-top:39.5pt;width:113.25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" filled="f" strokecolor="#af1313" strokeweight="3pt"/>
            </w:pict>
          </mc:Fallback>
        </mc:AlternateContent>
      </w:r>
      <w:r w:rsidR="004F370D">
        <w:rPr>
          <w:noProof/>
          <w:lang w:val="nl-NL" w:eastAsia="nl-NL"/>
        </w:rPr>
        <w:drawing>
          <wp:inline distT="0" distB="0" distL="0" distR="0" wp14:anchorId="1EE5BD25" wp14:editId="6E960596">
            <wp:extent cx="5133975" cy="1381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F23" w14:textId="7A1AEBE6" w:rsidR="00D2211A" w:rsidRPr="00277909" w:rsidRDefault="00D2211A" w:rsidP="00D2211A">
      <w:r w:rsidRPr="00277909">
        <w:t>The service is now starting and the status should change to “Started” or “Running”</w:t>
      </w:r>
    </w:p>
    <w:p w14:paraId="75D8CCA4" w14:textId="3319CACC" w:rsidR="00255247" w:rsidRPr="00277909" w:rsidRDefault="004F370D" w:rsidP="00D2211A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87AF58" wp14:editId="49E814D1">
                <wp:simplePos x="0" y="0"/>
                <wp:positionH relativeFrom="column">
                  <wp:posOffset>4476750</wp:posOffset>
                </wp:positionH>
                <wp:positionV relativeFrom="paragraph">
                  <wp:posOffset>405130</wp:posOffset>
                </wp:positionV>
                <wp:extent cx="666750" cy="219075"/>
                <wp:effectExtent l="19050" t="19050" r="1905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70C9" id="Rectangle 59" o:spid="_x0000_s1026" style="position:absolute;margin-left:352.5pt;margin-top:31.9pt;width:52.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D11AB2F" wp14:editId="49E0F53A">
            <wp:extent cx="5114925" cy="13620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036" w14:textId="0A3B6DAA" w:rsidR="00895C68" w:rsidRPr="00277909" w:rsidRDefault="00895C68" w:rsidP="00D2211A"/>
    <w:p w14:paraId="0092415E" w14:textId="1DBDC586" w:rsidR="00A104C8" w:rsidRPr="00277909" w:rsidRDefault="00B24A36">
      <w:pPr>
        <w:jc w:val="left"/>
        <w:rPr>
          <w:rFonts w:eastAsiaTheme="majorEastAsia" w:cstheme="majorBidi"/>
          <w:b/>
          <w:bCs w:val="0"/>
          <w:color w:val="E32219"/>
          <w:sz w:val="32"/>
          <w:szCs w:val="26"/>
        </w:rPr>
      </w:pPr>
      <w:r w:rsidRPr="00277909">
        <w:br w:type="page"/>
      </w:r>
    </w:p>
    <w:p w14:paraId="2F6C49D2" w14:textId="68966B23" w:rsidR="00310351" w:rsidRDefault="00B47D0E" w:rsidP="00A104C8">
      <w:pPr>
        <w:pStyle w:val="Heading1"/>
        <w:rPr>
          <w:lang w:val="en-US"/>
        </w:rPr>
      </w:pPr>
      <w:bookmarkStart w:id="34" w:name="_Toc472503584"/>
      <w:r w:rsidRPr="00277909">
        <w:rPr>
          <w:lang w:val="en-US"/>
        </w:rPr>
        <w:lastRenderedPageBreak/>
        <w:t xml:space="preserve">InControl </w:t>
      </w:r>
      <w:r w:rsidR="000F4A81">
        <w:rPr>
          <w:lang w:val="en-US"/>
        </w:rPr>
        <w:t>SQL</w:t>
      </w:r>
      <w:r w:rsidR="00A104C8" w:rsidRPr="00277909">
        <w:rPr>
          <w:lang w:val="en-US"/>
        </w:rPr>
        <w:t xml:space="preserve"> Service</w:t>
      </w:r>
      <w:bookmarkEnd w:id="34"/>
    </w:p>
    <w:p w14:paraId="49F7EB76" w14:textId="57149019" w:rsidR="0017421B" w:rsidRDefault="0017421B" w:rsidP="0017421B"/>
    <w:p w14:paraId="4AE8EC25" w14:textId="5659B6BF" w:rsidR="0017421B" w:rsidRPr="0017421B" w:rsidRDefault="0017421B" w:rsidP="0017421B">
      <w:r>
        <w:t xml:space="preserve">The “InControl </w:t>
      </w:r>
      <w:r w:rsidR="000F4A81">
        <w:t>SQL</w:t>
      </w:r>
      <w:r>
        <w:t xml:space="preserve"> Service”</w:t>
      </w:r>
      <w:r w:rsidR="00B50673">
        <w:t xml:space="preserve"> is a background service that is responsible for the connection to the </w:t>
      </w:r>
      <w:r w:rsidR="000F4A81">
        <w:t>SQL</w:t>
      </w:r>
      <w:r w:rsidR="00B50673">
        <w:t xml:space="preserve"> Database. This service will process all the data it received.</w:t>
      </w:r>
    </w:p>
    <w:p w14:paraId="7A830D8B" w14:textId="3571E35C" w:rsidR="00A104C8" w:rsidRPr="00277909" w:rsidRDefault="00A104C8" w:rsidP="00A104C8">
      <w:pPr>
        <w:pStyle w:val="Heading2"/>
        <w:numPr>
          <w:ilvl w:val="1"/>
          <w:numId w:val="3"/>
        </w:numPr>
      </w:pPr>
      <w:bookmarkStart w:id="35" w:name="_Toc472503585"/>
      <w:r w:rsidRPr="00277909">
        <w:t>Prerequisites</w:t>
      </w:r>
      <w:bookmarkEnd w:id="35"/>
    </w:p>
    <w:p w14:paraId="2C867E98" w14:textId="73E7887C" w:rsidR="00ED3A59" w:rsidRPr="00277909" w:rsidRDefault="00ED3A59" w:rsidP="00ED3A59">
      <w:r w:rsidRPr="00277909">
        <w:t>Visual C++ redistributable for Visual Studio 2015</w:t>
      </w:r>
    </w:p>
    <w:p w14:paraId="62346404" w14:textId="408795B1" w:rsidR="00ED3A59" w:rsidRPr="00124993" w:rsidRDefault="00ED3A59" w:rsidP="00ED3A59">
      <w:pPr>
        <w:rPr>
          <w:lang w:val="nl-NL"/>
        </w:rPr>
      </w:pPr>
      <w:r w:rsidRPr="00124993">
        <w:rPr>
          <w:lang w:val="nl-NL"/>
        </w:rPr>
        <w:t>Microsoft .NET Framework 3.5 SP1</w:t>
      </w:r>
    </w:p>
    <w:p w14:paraId="2A95AF22" w14:textId="1D1B81E3" w:rsidR="00AA2823" w:rsidRPr="00124993" w:rsidRDefault="00ED3A59" w:rsidP="00ED3A59">
      <w:pPr>
        <w:rPr>
          <w:lang w:val="nl-NL"/>
        </w:rPr>
      </w:pPr>
      <w:r w:rsidRPr="00124993">
        <w:rPr>
          <w:lang w:val="nl-NL"/>
        </w:rPr>
        <w:t>Microsoft .NET Framework 4.5.2</w:t>
      </w:r>
    </w:p>
    <w:p w14:paraId="6DB618FF" w14:textId="0B478319" w:rsidR="00AA2823" w:rsidRDefault="00AA2823" w:rsidP="00AA2823">
      <w:pPr>
        <w:pStyle w:val="Heading2"/>
        <w:numPr>
          <w:ilvl w:val="1"/>
          <w:numId w:val="3"/>
        </w:numPr>
      </w:pPr>
      <w:bookmarkStart w:id="36" w:name="_Toc472503586"/>
      <w:r w:rsidRPr="00277909">
        <w:t>Installation</w:t>
      </w:r>
      <w:bookmarkEnd w:id="36"/>
    </w:p>
    <w:p w14:paraId="517D01C4" w14:textId="61EE4CE1" w:rsidR="005C19A2" w:rsidRDefault="00BE33D9" w:rsidP="005C19A2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DE4BDD" wp14:editId="095FB0A2">
                <wp:simplePos x="0" y="0"/>
                <wp:positionH relativeFrom="column">
                  <wp:posOffset>3028950</wp:posOffset>
                </wp:positionH>
                <wp:positionV relativeFrom="paragraph">
                  <wp:posOffset>3315335</wp:posOffset>
                </wp:positionV>
                <wp:extent cx="828675" cy="304800"/>
                <wp:effectExtent l="19050" t="19050" r="2857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7A903" id="Rectangle 62" o:spid="_x0000_s1026" style="position:absolute;margin-left:238.5pt;margin-top:261.05pt;width:65.25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" filled="f" strokecolor="#af1313" strokeweight="3pt"/>
            </w:pict>
          </mc:Fallback>
        </mc:AlternateContent>
      </w:r>
      <w:r w:rsidR="005C19A2">
        <w:rPr>
          <w:noProof/>
          <w:lang w:val="nl-NL" w:eastAsia="nl-NL"/>
        </w:rPr>
        <w:drawing>
          <wp:inline distT="0" distB="0" distL="0" distR="0" wp14:anchorId="4B02FD3E" wp14:editId="4CBA1215">
            <wp:extent cx="4752975" cy="36957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7EC" w14:textId="756B60E6" w:rsidR="005C19A2" w:rsidRDefault="005C19A2" w:rsidP="005C19A2">
      <w:r>
        <w:t xml:space="preserve">To install the “InControl </w:t>
      </w:r>
      <w:r w:rsidR="000F4A81">
        <w:t>SQL</w:t>
      </w:r>
      <w:r>
        <w:t xml:space="preserve"> Service”. Start the “</w:t>
      </w:r>
      <w:r w:rsidRPr="00256272">
        <w:rPr>
          <w:b/>
        </w:rPr>
        <w:t>InControl-installer.exe</w:t>
      </w:r>
      <w:r>
        <w:t>” and click on Next.</w:t>
      </w:r>
    </w:p>
    <w:p w14:paraId="2CE0C089" w14:textId="77777777" w:rsidR="00815E08" w:rsidRDefault="00815E08" w:rsidP="005C19A2"/>
    <w:p w14:paraId="558507F9" w14:textId="77777777" w:rsidR="00815E08" w:rsidRDefault="00815E08">
      <w:pPr>
        <w:jc w:val="left"/>
      </w:pPr>
      <w:r>
        <w:br w:type="page"/>
      </w:r>
    </w:p>
    <w:p w14:paraId="53F738E4" w14:textId="5979DEFF" w:rsidR="007C588E" w:rsidRDefault="00662C9D">
      <w:pPr>
        <w:jc w:val="left"/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799FC2" wp14:editId="59360F5F">
                <wp:simplePos x="0" y="0"/>
                <wp:positionH relativeFrom="column">
                  <wp:posOffset>3057525</wp:posOffset>
                </wp:positionH>
                <wp:positionV relativeFrom="paragraph">
                  <wp:posOffset>3331845</wp:posOffset>
                </wp:positionV>
                <wp:extent cx="790575" cy="276225"/>
                <wp:effectExtent l="19050" t="19050" r="28575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33A01" id="Rectangle 65" o:spid="_x0000_s1026" style="position:absolute;margin-left:240.75pt;margin-top:262.35pt;width:62.25pt;height:2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50BC96" wp14:editId="2F265E8F">
                <wp:simplePos x="0" y="0"/>
                <wp:positionH relativeFrom="column">
                  <wp:posOffset>1695450</wp:posOffset>
                </wp:positionH>
                <wp:positionV relativeFrom="paragraph">
                  <wp:posOffset>1703070</wp:posOffset>
                </wp:positionV>
                <wp:extent cx="1266825" cy="200025"/>
                <wp:effectExtent l="19050" t="19050" r="28575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B09FB" id="Rectangle 64" o:spid="_x0000_s1026" style="position:absolute;margin-left:133.5pt;margin-top:134.1pt;width:99.7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" filled="f" strokecolor="#af1313" strokeweight="3pt"/>
            </w:pict>
          </mc:Fallback>
        </mc:AlternateContent>
      </w:r>
      <w:r w:rsidR="007C588E">
        <w:rPr>
          <w:noProof/>
          <w:lang w:val="nl-NL" w:eastAsia="nl-NL"/>
        </w:rPr>
        <w:drawing>
          <wp:inline distT="0" distB="0" distL="0" distR="0" wp14:anchorId="23B84822" wp14:editId="6FB3F95F">
            <wp:extent cx="4752975" cy="36957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40A9" w14:textId="1E715CF4" w:rsidR="008377EB" w:rsidRDefault="007C588E" w:rsidP="007C588E">
      <w:r>
        <w:t xml:space="preserve">Deselect both “InControl </w:t>
      </w:r>
      <w:r w:rsidR="000F4A81">
        <w:t>OPC</w:t>
      </w:r>
      <w:r>
        <w:t xml:space="preserve"> Service” and “InControl GUI” so that only “InControl </w:t>
      </w:r>
      <w:r w:rsidR="000F4A81">
        <w:t>SQL</w:t>
      </w:r>
      <w:r>
        <w:t xml:space="preserve"> Service” is selected and press on Install. </w:t>
      </w:r>
    </w:p>
    <w:p w14:paraId="4B2BC3D1" w14:textId="1F05C9E5" w:rsidR="007C588E" w:rsidRDefault="008377EB" w:rsidP="00F71A9B">
      <w:pPr>
        <w:jc w:val="left"/>
      </w:pPr>
      <w:r>
        <w:br w:type="page"/>
      </w:r>
    </w:p>
    <w:p w14:paraId="34A57648" w14:textId="77777777" w:rsidR="008377EB" w:rsidRDefault="008377EB" w:rsidP="008377EB"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98E11C" wp14:editId="5600F298">
                <wp:simplePos x="0" y="0"/>
                <wp:positionH relativeFrom="column">
                  <wp:posOffset>3057525</wp:posOffset>
                </wp:positionH>
                <wp:positionV relativeFrom="paragraph">
                  <wp:posOffset>3323590</wp:posOffset>
                </wp:positionV>
                <wp:extent cx="790575" cy="276225"/>
                <wp:effectExtent l="19050" t="19050" r="2857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11B84" id="Rectangle 68" o:spid="_x0000_s1026" style="position:absolute;margin-left:240.75pt;margin-top:261.7pt;width:62.25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7D67A222" wp14:editId="0BC3E84B">
            <wp:extent cx="4752975" cy="36957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71E3" w14:textId="77777777" w:rsidR="008377EB" w:rsidRDefault="008377EB" w:rsidP="008377EB">
      <w:r>
        <w:t>Press Next.</w:t>
      </w:r>
    </w:p>
    <w:p w14:paraId="57749606" w14:textId="77777777" w:rsidR="008377EB" w:rsidRDefault="008377EB" w:rsidP="007C588E"/>
    <w:p w14:paraId="3ABB40CB" w14:textId="5A3F0343" w:rsidR="007C588E" w:rsidRDefault="007C588E">
      <w:pPr>
        <w:jc w:val="left"/>
      </w:pPr>
    </w:p>
    <w:p w14:paraId="762CB936" w14:textId="326B6ABA" w:rsidR="005C19A2" w:rsidRPr="005C19A2" w:rsidRDefault="007C588E" w:rsidP="0015250A">
      <w:pPr>
        <w:jc w:val="left"/>
      </w:pPr>
      <w:r>
        <w:br w:type="page"/>
      </w:r>
    </w:p>
    <w:p w14:paraId="7DE9F282" w14:textId="5DEA28FA" w:rsidR="00AA2823" w:rsidRPr="00277909" w:rsidRDefault="005E5399" w:rsidP="00AA2823"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E9AF" wp14:editId="19794C8C">
                <wp:simplePos x="0" y="0"/>
                <wp:positionH relativeFrom="column">
                  <wp:posOffset>3048000</wp:posOffset>
                </wp:positionH>
                <wp:positionV relativeFrom="paragraph">
                  <wp:posOffset>3325495</wp:posOffset>
                </wp:positionV>
                <wp:extent cx="790575" cy="276225"/>
                <wp:effectExtent l="19050" t="19050" r="28575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9CD02" id="Rectangle 70" o:spid="_x0000_s1026" style="position:absolute;margin-left:240pt;margin-top:261.85pt;width:62.25pt;height:21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" filled="f" strokecolor="#af1313" strokeweight="3pt"/>
            </w:pict>
          </mc:Fallback>
        </mc:AlternateContent>
      </w:r>
      <w:r w:rsidR="0015250A">
        <w:rPr>
          <w:noProof/>
          <w:lang w:val="nl-NL" w:eastAsia="nl-NL"/>
        </w:rPr>
        <w:drawing>
          <wp:inline distT="0" distB="0" distL="0" distR="0" wp14:anchorId="0310507E" wp14:editId="23EC9212">
            <wp:extent cx="4752975" cy="36957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5972" w14:textId="77777777" w:rsidR="00AA2823" w:rsidRPr="00277909" w:rsidRDefault="00AA2823" w:rsidP="00AA2823">
      <w:r w:rsidRPr="00277909">
        <w:t>Choose which components needs to be installed.</w:t>
      </w:r>
    </w:p>
    <w:p w14:paraId="68B91366" w14:textId="08EAD5D7" w:rsidR="00AA2823" w:rsidRPr="00277909" w:rsidRDefault="000F4A81" w:rsidP="00AA2823">
      <w:pPr>
        <w:pStyle w:val="ListParagraph"/>
        <w:numPr>
          <w:ilvl w:val="0"/>
          <w:numId w:val="30"/>
        </w:numPr>
      </w:pPr>
      <w:r>
        <w:rPr>
          <w:b/>
        </w:rPr>
        <w:t>SQL</w:t>
      </w:r>
      <w:r w:rsidR="00AA2823" w:rsidRPr="00277909">
        <w:rPr>
          <w:b/>
        </w:rPr>
        <w:t xml:space="preserve">Service: </w:t>
      </w:r>
      <w:r w:rsidR="00AA2823" w:rsidRPr="00277909">
        <w:t xml:space="preserve">install the tools that is communicating with the </w:t>
      </w:r>
      <w:r>
        <w:t>OPC</w:t>
      </w:r>
      <w:r w:rsidR="00AA2823" w:rsidRPr="00277909">
        <w:t xml:space="preserve"> Server.</w:t>
      </w:r>
    </w:p>
    <w:p w14:paraId="2D584334" w14:textId="1DEDD554" w:rsidR="00AA2823" w:rsidRPr="00277909" w:rsidRDefault="00AA2823" w:rsidP="00AA2823">
      <w:pPr>
        <w:pStyle w:val="ListParagraph"/>
        <w:numPr>
          <w:ilvl w:val="0"/>
          <w:numId w:val="30"/>
        </w:numPr>
        <w:rPr>
          <w:b/>
        </w:rPr>
      </w:pPr>
      <w:r w:rsidRPr="00277909">
        <w:rPr>
          <w:b/>
        </w:rPr>
        <w:t xml:space="preserve">.NET 3.5 SP1 and 4.5.2: </w:t>
      </w:r>
      <w:r w:rsidRPr="00277909">
        <w:t>this will install both dot netversions that are needed</w:t>
      </w:r>
    </w:p>
    <w:p w14:paraId="1F2A179C" w14:textId="0E743305" w:rsidR="00AA2823" w:rsidRPr="00277909" w:rsidRDefault="00AA2823" w:rsidP="00AA2823">
      <w:pPr>
        <w:pStyle w:val="ListParagraph"/>
        <w:numPr>
          <w:ilvl w:val="0"/>
          <w:numId w:val="30"/>
        </w:numPr>
        <w:rPr>
          <w:b/>
        </w:rPr>
      </w:pPr>
      <w:r w:rsidRPr="00277909">
        <w:rPr>
          <w:b/>
        </w:rPr>
        <w:t xml:space="preserve">C++ Redistributable (x86): </w:t>
      </w:r>
      <w:r w:rsidRPr="00277909">
        <w:t xml:space="preserve">If this is not yet installed on the system, selecting this component will install it. Note that this is necessary for the </w:t>
      </w:r>
      <w:r w:rsidR="000F4A81">
        <w:t>OPC</w:t>
      </w:r>
      <w:r w:rsidRPr="00277909">
        <w:t>Service to work.</w:t>
      </w:r>
    </w:p>
    <w:p w14:paraId="19E6334D" w14:textId="7EA80A49" w:rsidR="00AA2823" w:rsidRPr="00277909" w:rsidRDefault="000F4A81" w:rsidP="00AA2823">
      <w:pPr>
        <w:pStyle w:val="ListParagraph"/>
        <w:numPr>
          <w:ilvl w:val="0"/>
          <w:numId w:val="30"/>
        </w:numPr>
        <w:rPr>
          <w:b/>
        </w:rPr>
      </w:pPr>
      <w:r>
        <w:rPr>
          <w:b/>
        </w:rPr>
        <w:t>SQL</w:t>
      </w:r>
      <w:r w:rsidR="00AA2823" w:rsidRPr="00277909">
        <w:rPr>
          <w:b/>
        </w:rPr>
        <w:t xml:space="preserve"> Express 2014:</w:t>
      </w:r>
      <w:r w:rsidR="00AA2823" w:rsidRPr="00277909">
        <w:t xml:space="preserve"> Will install </w:t>
      </w:r>
      <w:r>
        <w:t>SQL</w:t>
      </w:r>
      <w:r w:rsidR="00AA2823" w:rsidRPr="00277909">
        <w:t xml:space="preserve"> Express 2014 that is used to store data.</w:t>
      </w:r>
    </w:p>
    <w:p w14:paraId="2CD87033" w14:textId="1FB60C7D" w:rsidR="00AA2823" w:rsidRPr="00277909" w:rsidRDefault="00AA2823" w:rsidP="00AA2823">
      <w:pPr>
        <w:pStyle w:val="ListParagraph"/>
        <w:numPr>
          <w:ilvl w:val="0"/>
          <w:numId w:val="30"/>
        </w:numPr>
        <w:rPr>
          <w:b/>
        </w:rPr>
      </w:pPr>
      <w:r w:rsidRPr="00277909">
        <w:rPr>
          <w:b/>
        </w:rPr>
        <w:t xml:space="preserve">Install as a service: </w:t>
      </w:r>
      <w:r w:rsidRPr="00277909">
        <w:t xml:space="preserve">Will install the </w:t>
      </w:r>
      <w:r w:rsidR="000F4A81">
        <w:t>OPC</w:t>
      </w:r>
      <w:r w:rsidRPr="00277909">
        <w:t>Service as a windows service. By doing this it will run silently on the background.</w:t>
      </w:r>
    </w:p>
    <w:p w14:paraId="3493CEA6" w14:textId="79AC9F6E" w:rsidR="00AA2823" w:rsidRPr="00585BDA" w:rsidRDefault="00AA2823" w:rsidP="00AA2823">
      <w:pPr>
        <w:pStyle w:val="ListParagraph"/>
        <w:numPr>
          <w:ilvl w:val="0"/>
          <w:numId w:val="30"/>
        </w:numPr>
        <w:rPr>
          <w:b/>
        </w:rPr>
      </w:pPr>
      <w:r w:rsidRPr="00277909">
        <w:rPr>
          <w:b/>
        </w:rPr>
        <w:t xml:space="preserve">Generate Database: </w:t>
      </w:r>
      <w:r w:rsidRPr="00277909">
        <w:t xml:space="preserve"> This will generate the database that is used by </w:t>
      </w:r>
      <w:r w:rsidR="000F4A81">
        <w:t>SQL</w:t>
      </w:r>
      <w:r w:rsidRPr="00277909">
        <w:t>Service.</w:t>
      </w:r>
    </w:p>
    <w:p w14:paraId="1AAC507C" w14:textId="0817FECD" w:rsidR="00585BDA" w:rsidRDefault="00585BDA" w:rsidP="00585BDA"/>
    <w:p w14:paraId="1B96B180" w14:textId="02C5847D" w:rsidR="00585BDA" w:rsidRPr="00585BDA" w:rsidRDefault="002C3750" w:rsidP="00585BDA">
      <w:pPr>
        <w:rPr>
          <w:b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C50B21" wp14:editId="7D6D9158">
                <wp:simplePos x="0" y="0"/>
                <wp:positionH relativeFrom="column">
                  <wp:posOffset>3048000</wp:posOffset>
                </wp:positionH>
                <wp:positionV relativeFrom="paragraph">
                  <wp:posOffset>3331845</wp:posOffset>
                </wp:positionV>
                <wp:extent cx="790575" cy="276225"/>
                <wp:effectExtent l="19050" t="19050" r="28575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25B60" id="Rectangle 72" o:spid="_x0000_s1026" style="position:absolute;margin-left:240pt;margin-top:262.35pt;width:62.25pt;height:2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" filled="f" strokecolor="#af1313" strokeweight="3pt"/>
            </w:pict>
          </mc:Fallback>
        </mc:AlternateContent>
      </w:r>
      <w:r w:rsidR="00585BDA">
        <w:rPr>
          <w:noProof/>
          <w:lang w:val="nl-NL" w:eastAsia="nl-NL"/>
        </w:rPr>
        <w:drawing>
          <wp:inline distT="0" distB="0" distL="0" distR="0" wp14:anchorId="343B9D5C" wp14:editId="6E10AA76">
            <wp:extent cx="4752975" cy="36957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7733" w14:textId="6CBBC701" w:rsidR="00585BDA" w:rsidRDefault="00585BDA" w:rsidP="00585BDA">
      <w:r>
        <w:t>Select what you want to use as the installation folder. The default location is “C:\Program Files</w:t>
      </w:r>
      <w:r w:rsidR="004A02C5">
        <w:t>\Intation\InControl\</w:t>
      </w:r>
      <w:r w:rsidR="000F4A81">
        <w:t>SQL</w:t>
      </w:r>
      <w:r>
        <w:t>Service”</w:t>
      </w:r>
    </w:p>
    <w:p w14:paraId="1038B553" w14:textId="6A407782" w:rsidR="00585BDA" w:rsidRPr="00917F65" w:rsidRDefault="00585BDA" w:rsidP="00585BDA">
      <w:r>
        <w:t>Press Install.</w:t>
      </w:r>
    </w:p>
    <w:p w14:paraId="2F2A20E9" w14:textId="5555E344" w:rsidR="00345E70" w:rsidRDefault="00345E70">
      <w:pPr>
        <w:jc w:val="left"/>
      </w:pPr>
      <w:r>
        <w:br w:type="page"/>
      </w:r>
    </w:p>
    <w:p w14:paraId="690C9500" w14:textId="77777777" w:rsidR="00345E70" w:rsidRDefault="00345E70" w:rsidP="00345E70">
      <w:r>
        <w:lastRenderedPageBreak/>
        <w:t>If you have selected to install “C++ Redistributable 2015” press “I agree to the license terms and conditions” and press “Install”.</w:t>
      </w:r>
    </w:p>
    <w:p w14:paraId="22BD0EFF" w14:textId="77777777" w:rsidR="00345E70" w:rsidRDefault="00345E70" w:rsidP="00345E70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F518FD" wp14:editId="5ACC7F45">
                <wp:simplePos x="0" y="0"/>
                <wp:positionH relativeFrom="column">
                  <wp:posOffset>85725</wp:posOffset>
                </wp:positionH>
                <wp:positionV relativeFrom="paragraph">
                  <wp:posOffset>2199641</wp:posOffset>
                </wp:positionV>
                <wp:extent cx="2343150" cy="209550"/>
                <wp:effectExtent l="19050" t="19050" r="1905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9F211" id="Rectangle 73" o:spid="_x0000_s1026" style="position:absolute;margin-left:6.75pt;margin-top:173.2pt;width:184.5pt;height:1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3B6057" wp14:editId="6AEBE77C">
                <wp:simplePos x="0" y="0"/>
                <wp:positionH relativeFrom="column">
                  <wp:posOffset>2952750</wp:posOffset>
                </wp:positionH>
                <wp:positionV relativeFrom="paragraph">
                  <wp:posOffset>2475865</wp:posOffset>
                </wp:positionV>
                <wp:extent cx="790575" cy="276225"/>
                <wp:effectExtent l="19050" t="19050" r="28575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ABF3D" id="Rectangle 74" o:spid="_x0000_s1026" style="position:absolute;margin-left:232.5pt;margin-top:194.95pt;width:62.25pt;height:2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771C5FE1" wp14:editId="169720DE">
            <wp:extent cx="4581525" cy="28384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643" w14:textId="77777777" w:rsidR="00345E70" w:rsidRDefault="00345E70">
      <w:pPr>
        <w:jc w:val="left"/>
      </w:pPr>
      <w:r>
        <w:br w:type="page"/>
      </w:r>
    </w:p>
    <w:p w14:paraId="5AFC7F25" w14:textId="5B1BAE1D" w:rsidR="006F3131" w:rsidRDefault="00345E70" w:rsidP="006F3131">
      <w:r>
        <w:lastRenderedPageBreak/>
        <w:t xml:space="preserve">If you have selected to install </w:t>
      </w:r>
      <w:r w:rsidR="000F4A81">
        <w:t>SQL</w:t>
      </w:r>
      <w:r>
        <w:t xml:space="preserve"> Express 2014. Leave the directory as default and press Ok.</w:t>
      </w:r>
    </w:p>
    <w:p w14:paraId="348E48C9" w14:textId="402FBDC2" w:rsidR="007B5F11" w:rsidRDefault="007B5F11" w:rsidP="006F3131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9AB5CF" wp14:editId="708308DB">
                <wp:simplePos x="0" y="0"/>
                <wp:positionH relativeFrom="column">
                  <wp:posOffset>333376</wp:posOffset>
                </wp:positionH>
                <wp:positionV relativeFrom="paragraph">
                  <wp:posOffset>961390</wp:posOffset>
                </wp:positionV>
                <wp:extent cx="647700" cy="276225"/>
                <wp:effectExtent l="19050" t="19050" r="19050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2EC79" id="Rectangle 77" o:spid="_x0000_s1026" style="position:absolute;margin-left:26.25pt;margin-top:75.7pt;width:51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72801A1" wp14:editId="74D33947">
            <wp:extent cx="2876550" cy="1314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9C5D" w14:textId="4A08E4C0" w:rsidR="003422EE" w:rsidRDefault="000F4A81" w:rsidP="006F3131">
      <w:r>
        <w:t>SQL</w:t>
      </w:r>
      <w:r w:rsidR="003422EE">
        <w:t xml:space="preserve"> Express 2014 will now prepare the installation.</w:t>
      </w:r>
    </w:p>
    <w:p w14:paraId="5EFD5A71" w14:textId="28F8FD6C" w:rsidR="003422EE" w:rsidRDefault="003422EE" w:rsidP="006F3131">
      <w:r>
        <w:rPr>
          <w:noProof/>
          <w:lang w:val="nl-NL" w:eastAsia="nl-NL"/>
        </w:rPr>
        <w:drawing>
          <wp:inline distT="0" distB="0" distL="0" distR="0" wp14:anchorId="731ECDCE" wp14:editId="7FCA532A">
            <wp:extent cx="4305300" cy="11906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220E" w14:textId="5575F877" w:rsidR="007B5F11" w:rsidRPr="00277909" w:rsidRDefault="007B5F11" w:rsidP="006F3131"/>
    <w:p w14:paraId="24F0B902" w14:textId="77777777" w:rsidR="00731B6C" w:rsidRDefault="00731B6C" w:rsidP="006F3131"/>
    <w:p w14:paraId="21159304" w14:textId="77777777" w:rsidR="00731B6C" w:rsidRDefault="00731B6C">
      <w:pPr>
        <w:jc w:val="left"/>
      </w:pPr>
      <w:r>
        <w:br w:type="page"/>
      </w:r>
    </w:p>
    <w:p w14:paraId="21C172FC" w14:textId="7D1A2CBC" w:rsidR="00731B6C" w:rsidRDefault="00731B6C" w:rsidP="006F3131">
      <w:r>
        <w:lastRenderedPageBreak/>
        <w:t>When the “</w:t>
      </w:r>
      <w:r w:rsidR="000F4A81">
        <w:t>SQL</w:t>
      </w:r>
      <w:r>
        <w:t xml:space="preserve"> Server </w:t>
      </w:r>
      <w:r w:rsidR="00947949">
        <w:t>Installation</w:t>
      </w:r>
      <w:r>
        <w:t xml:space="preserve"> Center” opens. Select “New </w:t>
      </w:r>
      <w:r w:rsidR="000F4A81">
        <w:t>SQL</w:t>
      </w:r>
      <w:r>
        <w:t xml:space="preserve"> Server stand-alone installation.”</w:t>
      </w:r>
    </w:p>
    <w:p w14:paraId="416431A4" w14:textId="39F4CFA8" w:rsidR="005C43CF" w:rsidRDefault="00AD1990" w:rsidP="006F3131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680629" wp14:editId="37986878">
                <wp:simplePos x="0" y="0"/>
                <wp:positionH relativeFrom="column">
                  <wp:posOffset>1924050</wp:posOffset>
                </wp:positionH>
                <wp:positionV relativeFrom="paragraph">
                  <wp:posOffset>285115</wp:posOffset>
                </wp:positionV>
                <wp:extent cx="3657600" cy="447675"/>
                <wp:effectExtent l="19050" t="19050" r="19050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AE70D" id="Rectangle 79" o:spid="_x0000_s1026" style="position:absolute;margin-left:151.5pt;margin-top:22.45pt;width:4in;height:35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644D24BB" wp14:editId="375D3A60">
            <wp:extent cx="5926455" cy="4424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2068" w14:textId="77777777" w:rsidR="00157318" w:rsidRDefault="00157318" w:rsidP="006F3131"/>
    <w:p w14:paraId="20B9939D" w14:textId="77777777" w:rsidR="00157318" w:rsidRDefault="00157318">
      <w:pPr>
        <w:jc w:val="left"/>
      </w:pPr>
      <w:r>
        <w:br w:type="page"/>
      </w:r>
    </w:p>
    <w:p w14:paraId="7FCF3F69" w14:textId="64324642" w:rsidR="00157318" w:rsidRPr="00277909" w:rsidRDefault="00157318" w:rsidP="006F3131">
      <w:r w:rsidRPr="00277909">
        <w:lastRenderedPageBreak/>
        <w:t>Click on “I accept the license terms” and then click on “Next”.</w:t>
      </w:r>
      <w:r w:rsidRPr="00157318">
        <w:rPr>
          <w:noProof/>
          <w:lang w:eastAsia="nl-NL"/>
        </w:rPr>
        <w:t xml:space="preserve"> </w:t>
      </w:r>
    </w:p>
    <w:p w14:paraId="2A11A880" w14:textId="0C6D004C" w:rsidR="005C43CF" w:rsidRDefault="00157318" w:rsidP="006F3131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2AB6AD" wp14:editId="3B62889F">
                <wp:simplePos x="0" y="0"/>
                <wp:positionH relativeFrom="column">
                  <wp:posOffset>1543050</wp:posOffset>
                </wp:positionH>
                <wp:positionV relativeFrom="paragraph">
                  <wp:posOffset>2625091</wp:posOffset>
                </wp:positionV>
                <wp:extent cx="1219200" cy="266700"/>
                <wp:effectExtent l="19050" t="19050" r="19050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F7E02" id="Rectangle 81" o:spid="_x0000_s1026" style="position:absolute;margin-left:121.5pt;margin-top:206.7pt;width:96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5A4747" wp14:editId="5ABFC6F9">
                <wp:simplePos x="0" y="0"/>
                <wp:positionH relativeFrom="column">
                  <wp:posOffset>4467225</wp:posOffset>
                </wp:positionH>
                <wp:positionV relativeFrom="paragraph">
                  <wp:posOffset>4044315</wp:posOffset>
                </wp:positionV>
                <wp:extent cx="685800" cy="276225"/>
                <wp:effectExtent l="19050" t="1905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A5E5E" id="Rectangle 80" o:spid="_x0000_s1026" style="position:absolute;margin-left:351.75pt;margin-top:318.45pt;width:54pt;height:21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3BBE897F" wp14:editId="19D8CBFF">
            <wp:extent cx="5926455" cy="4428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A889" w14:textId="77777777" w:rsidR="00B005CD" w:rsidRDefault="00B005CD" w:rsidP="006F3131"/>
    <w:p w14:paraId="7E7C9AC2" w14:textId="77777777" w:rsidR="00B005CD" w:rsidRDefault="00B005CD">
      <w:pPr>
        <w:jc w:val="left"/>
      </w:pPr>
      <w:r>
        <w:br w:type="page"/>
      </w:r>
    </w:p>
    <w:p w14:paraId="4CB112E4" w14:textId="3C988A7B" w:rsidR="00B005CD" w:rsidRPr="00277909" w:rsidRDefault="00B005CD" w:rsidP="006F3131">
      <w:r w:rsidRPr="00277909">
        <w:lastRenderedPageBreak/>
        <w:t>Click on “Next”.</w:t>
      </w:r>
    </w:p>
    <w:p w14:paraId="1EB7C5D1" w14:textId="1FB94F0C" w:rsidR="006F3131" w:rsidRDefault="0029210F" w:rsidP="006F3131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94AC71" wp14:editId="2BB14459">
                <wp:simplePos x="0" y="0"/>
                <wp:positionH relativeFrom="column">
                  <wp:posOffset>4448175</wp:posOffset>
                </wp:positionH>
                <wp:positionV relativeFrom="paragraph">
                  <wp:posOffset>4061460</wp:posOffset>
                </wp:positionV>
                <wp:extent cx="685800" cy="276225"/>
                <wp:effectExtent l="19050" t="19050" r="19050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76237" id="Rectangle 82" o:spid="_x0000_s1026" style="position:absolute;margin-left:350.25pt;margin-top:319.8pt;width:54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062C2884" wp14:editId="0E37D321">
            <wp:extent cx="5926455" cy="444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163" w14:textId="58C21A90" w:rsidR="00B005CD" w:rsidRDefault="00B005CD" w:rsidP="006F3131">
      <w:pPr>
        <w:rPr>
          <w:b/>
        </w:rPr>
      </w:pPr>
    </w:p>
    <w:p w14:paraId="5CCA7EB4" w14:textId="3BA40DFC" w:rsidR="00B005CD" w:rsidRDefault="00B005CD">
      <w:pPr>
        <w:jc w:val="left"/>
        <w:rPr>
          <w:b/>
        </w:rPr>
      </w:pPr>
      <w:r>
        <w:rPr>
          <w:b/>
        </w:rPr>
        <w:br w:type="page"/>
      </w:r>
    </w:p>
    <w:p w14:paraId="5A4DEEB2" w14:textId="630AB2AB" w:rsidR="00B005CD" w:rsidRPr="00B005CD" w:rsidRDefault="00B005CD" w:rsidP="006F3131">
      <w:r w:rsidRPr="00277909">
        <w:lastRenderedPageBreak/>
        <w:t>Click on “Select all” and then on “Next”.</w:t>
      </w:r>
    </w:p>
    <w:p w14:paraId="0020CFCA" w14:textId="3D9E3239" w:rsidR="001617C5" w:rsidRDefault="0029210F" w:rsidP="006F3131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0F0034" wp14:editId="1E234E66">
                <wp:simplePos x="0" y="0"/>
                <wp:positionH relativeFrom="column">
                  <wp:posOffset>3810000</wp:posOffset>
                </wp:positionH>
                <wp:positionV relativeFrom="paragraph">
                  <wp:posOffset>4068445</wp:posOffset>
                </wp:positionV>
                <wp:extent cx="685800" cy="276225"/>
                <wp:effectExtent l="19050" t="19050" r="19050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BA916" id="Rectangle 84" o:spid="_x0000_s1026" style="position:absolute;margin-left:300pt;margin-top:320.35pt;width:54pt;height:21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A335EF" wp14:editId="322FA9B1">
                <wp:simplePos x="0" y="0"/>
                <wp:positionH relativeFrom="column">
                  <wp:posOffset>1581150</wp:posOffset>
                </wp:positionH>
                <wp:positionV relativeFrom="paragraph">
                  <wp:posOffset>3011170</wp:posOffset>
                </wp:positionV>
                <wp:extent cx="685800" cy="276225"/>
                <wp:effectExtent l="19050" t="1905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3F0E1" id="Rectangle 83" o:spid="_x0000_s1026" style="position:absolute;margin-left:124.5pt;margin-top:237.1pt;width:54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5E52E421" wp14:editId="23B1DC09">
            <wp:extent cx="5926455" cy="4453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5DB5" w14:textId="6EBC01CE" w:rsidR="002064B6" w:rsidRDefault="002064B6" w:rsidP="006F3131">
      <w:pPr>
        <w:rPr>
          <w:b/>
        </w:rPr>
      </w:pPr>
    </w:p>
    <w:p w14:paraId="3CA412C7" w14:textId="285EFA15" w:rsidR="002064B6" w:rsidRDefault="002064B6">
      <w:pPr>
        <w:jc w:val="left"/>
        <w:rPr>
          <w:b/>
        </w:rPr>
      </w:pPr>
      <w:r>
        <w:rPr>
          <w:b/>
        </w:rPr>
        <w:br w:type="page"/>
      </w:r>
    </w:p>
    <w:p w14:paraId="0DCF7CCE" w14:textId="0B3CCE20" w:rsidR="002064B6" w:rsidRPr="002064B6" w:rsidRDefault="002064B6" w:rsidP="006F3131">
      <w:r w:rsidRPr="00277909">
        <w:lastRenderedPageBreak/>
        <w:t>Leave the Instance name as “</w:t>
      </w:r>
      <w:r w:rsidR="000F4A81">
        <w:t>SQL</w:t>
      </w:r>
      <w:r w:rsidRPr="00277909">
        <w:t>Express” and the Instance ID “</w:t>
      </w:r>
      <w:r w:rsidR="000F4A81">
        <w:t>SQL</w:t>
      </w:r>
      <w:r w:rsidRPr="00277909">
        <w:t>EXPRESS”. These names will later be used in the database creation.</w:t>
      </w:r>
    </w:p>
    <w:p w14:paraId="38968FE1" w14:textId="31A9B0EB" w:rsidR="001617C5" w:rsidRDefault="00712BDC" w:rsidP="006F3131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2A57B2" wp14:editId="0101F047">
                <wp:simplePos x="0" y="0"/>
                <wp:positionH relativeFrom="column">
                  <wp:posOffset>1552575</wp:posOffset>
                </wp:positionH>
                <wp:positionV relativeFrom="paragraph">
                  <wp:posOffset>1075690</wp:posOffset>
                </wp:positionV>
                <wp:extent cx="4305300" cy="247650"/>
                <wp:effectExtent l="19050" t="1905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CAA79" id="Rectangle 85" o:spid="_x0000_s1026" style="position:absolute;margin-left:122.25pt;margin-top:84.7pt;width:339pt;height:19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9769AB" wp14:editId="0C3A2471">
                <wp:simplePos x="0" y="0"/>
                <wp:positionH relativeFrom="column">
                  <wp:posOffset>3819525</wp:posOffset>
                </wp:positionH>
                <wp:positionV relativeFrom="paragraph">
                  <wp:posOffset>4049395</wp:posOffset>
                </wp:positionV>
                <wp:extent cx="685800" cy="276225"/>
                <wp:effectExtent l="19050" t="19050" r="19050" b="285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570D" id="Rectangle 86" o:spid="_x0000_s1026" style="position:absolute;margin-left:300.75pt;margin-top:318.85pt;width:54pt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7EC2C76B" wp14:editId="278ECBEE">
            <wp:extent cx="5926455" cy="4437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F0BF" w14:textId="4F636FC5" w:rsidR="0090750A" w:rsidRDefault="0090750A" w:rsidP="006F3131">
      <w:pPr>
        <w:rPr>
          <w:b/>
        </w:rPr>
      </w:pPr>
    </w:p>
    <w:p w14:paraId="7030C35C" w14:textId="60DE4ABD" w:rsidR="0090750A" w:rsidRDefault="0090750A">
      <w:pPr>
        <w:jc w:val="left"/>
        <w:rPr>
          <w:b/>
        </w:rPr>
      </w:pPr>
      <w:r>
        <w:rPr>
          <w:b/>
        </w:rPr>
        <w:br w:type="page"/>
      </w:r>
    </w:p>
    <w:p w14:paraId="3FE8BA5E" w14:textId="17B3736E" w:rsidR="0090750A" w:rsidRPr="0090750A" w:rsidRDefault="0090750A" w:rsidP="006F3131">
      <w:r w:rsidRPr="00277909">
        <w:lastRenderedPageBreak/>
        <w:t>Click on “Next”</w:t>
      </w:r>
    </w:p>
    <w:p w14:paraId="51085113" w14:textId="139211FA" w:rsidR="001617C5" w:rsidRDefault="00CE2B72" w:rsidP="006F3131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89B23D" wp14:editId="09B14B16">
                <wp:simplePos x="0" y="0"/>
                <wp:positionH relativeFrom="column">
                  <wp:posOffset>3819525</wp:posOffset>
                </wp:positionH>
                <wp:positionV relativeFrom="paragraph">
                  <wp:posOffset>4058920</wp:posOffset>
                </wp:positionV>
                <wp:extent cx="685800" cy="276225"/>
                <wp:effectExtent l="19050" t="19050" r="19050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78B7" id="Rectangle 87" o:spid="_x0000_s1026" style="position:absolute;margin-left:300.75pt;margin-top:319.6pt;width:54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62FDA369" wp14:editId="41DF1147">
            <wp:extent cx="5926455" cy="44361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58B" w14:textId="4F10F7FA" w:rsidR="00610A44" w:rsidRDefault="00610A44" w:rsidP="006F3131">
      <w:pPr>
        <w:rPr>
          <w:b/>
        </w:rPr>
      </w:pPr>
    </w:p>
    <w:p w14:paraId="6079E70F" w14:textId="53C04E8B" w:rsidR="00610A44" w:rsidRDefault="00610A44">
      <w:pPr>
        <w:jc w:val="left"/>
        <w:rPr>
          <w:b/>
        </w:rPr>
      </w:pPr>
      <w:r>
        <w:rPr>
          <w:b/>
        </w:rPr>
        <w:br w:type="page"/>
      </w:r>
    </w:p>
    <w:p w14:paraId="23A48D6D" w14:textId="36932337" w:rsidR="00610A44" w:rsidRPr="00610A44" w:rsidRDefault="00610A44" w:rsidP="006F3131">
      <w:r w:rsidRPr="00277909">
        <w:lastRenderedPageBreak/>
        <w:t>Select what user you want to be Server administrator, default this is the user you are logged in with. Then click on “Next”.</w:t>
      </w:r>
    </w:p>
    <w:p w14:paraId="590E958F" w14:textId="378D25E7" w:rsidR="001617C5" w:rsidRDefault="0056409B" w:rsidP="006F3131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E04B06" wp14:editId="1607EBAF">
                <wp:simplePos x="0" y="0"/>
                <wp:positionH relativeFrom="column">
                  <wp:posOffset>3800475</wp:posOffset>
                </wp:positionH>
                <wp:positionV relativeFrom="paragraph">
                  <wp:posOffset>4035425</wp:posOffset>
                </wp:positionV>
                <wp:extent cx="685800" cy="276225"/>
                <wp:effectExtent l="19050" t="19050" r="19050" b="2857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87AC1" id="Rectangle 89" o:spid="_x0000_s1026" style="position:absolute;margin-left:299.25pt;margin-top:317.75pt;width:54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E32171" wp14:editId="08CDBC61">
                <wp:simplePos x="0" y="0"/>
                <wp:positionH relativeFrom="column">
                  <wp:posOffset>1685924</wp:posOffset>
                </wp:positionH>
                <wp:positionV relativeFrom="paragraph">
                  <wp:posOffset>2818765</wp:posOffset>
                </wp:positionV>
                <wp:extent cx="2905125" cy="180975"/>
                <wp:effectExtent l="19050" t="19050" r="28575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9C46" id="Rectangle 88" o:spid="_x0000_s1026" style="position:absolute;margin-left:132.75pt;margin-top:221.95pt;width:228.7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" filled="f" strokecolor="#af1313" strokeweight="3pt"/>
            </w:pict>
          </mc:Fallback>
        </mc:AlternateContent>
      </w:r>
      <w:r w:rsidR="001617C5" w:rsidRPr="00277909">
        <w:rPr>
          <w:noProof/>
          <w:lang w:val="nl-NL" w:eastAsia="nl-NL"/>
        </w:rPr>
        <w:drawing>
          <wp:inline distT="0" distB="0" distL="0" distR="0" wp14:anchorId="7510A673" wp14:editId="2AED489D">
            <wp:extent cx="5926455" cy="442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14AA" w14:textId="6DC95C71" w:rsidR="00435631" w:rsidRDefault="00435631" w:rsidP="006F3131">
      <w:pPr>
        <w:rPr>
          <w:b/>
        </w:rPr>
      </w:pPr>
    </w:p>
    <w:p w14:paraId="643F9F5E" w14:textId="220F145E" w:rsidR="00435631" w:rsidRDefault="00435631">
      <w:pPr>
        <w:jc w:val="left"/>
        <w:rPr>
          <w:b/>
        </w:rPr>
      </w:pPr>
      <w:r>
        <w:rPr>
          <w:b/>
        </w:rPr>
        <w:br w:type="page"/>
      </w:r>
    </w:p>
    <w:p w14:paraId="15B99AF2" w14:textId="3899EBF5" w:rsidR="00435631" w:rsidRPr="00435631" w:rsidRDefault="00435631" w:rsidP="006F3131">
      <w:r w:rsidRPr="00277909">
        <w:lastRenderedPageBreak/>
        <w:t>The installation is now in progress.</w:t>
      </w:r>
    </w:p>
    <w:p w14:paraId="28D4DAD4" w14:textId="79FD54F9" w:rsidR="001617C5" w:rsidRDefault="001617C5" w:rsidP="006F3131">
      <w:pPr>
        <w:rPr>
          <w:b/>
        </w:rPr>
      </w:pPr>
      <w:r w:rsidRPr="00277909">
        <w:rPr>
          <w:noProof/>
          <w:lang w:val="nl-NL" w:eastAsia="nl-NL"/>
        </w:rPr>
        <w:drawing>
          <wp:inline distT="0" distB="0" distL="0" distR="0" wp14:anchorId="1F1F66EB" wp14:editId="3DDC35C2">
            <wp:extent cx="5926455" cy="4450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FF63" w14:textId="77777777" w:rsidR="00FD0D2B" w:rsidRDefault="00FD0D2B" w:rsidP="006F3131">
      <w:pPr>
        <w:rPr>
          <w:b/>
        </w:rPr>
      </w:pPr>
    </w:p>
    <w:p w14:paraId="0DDCE32D" w14:textId="77777777" w:rsidR="00FD0D2B" w:rsidRDefault="00FD0D2B">
      <w:pPr>
        <w:jc w:val="left"/>
        <w:rPr>
          <w:b/>
        </w:rPr>
      </w:pPr>
      <w:r>
        <w:rPr>
          <w:b/>
        </w:rPr>
        <w:br w:type="page"/>
      </w:r>
    </w:p>
    <w:p w14:paraId="06B1DF61" w14:textId="2E3A7225" w:rsidR="00FD0D2B" w:rsidRPr="00277909" w:rsidRDefault="00FD0D2B" w:rsidP="006F3131">
      <w:pPr>
        <w:rPr>
          <w:b/>
        </w:rPr>
      </w:pPr>
      <w:r w:rsidRPr="00277909">
        <w:lastRenderedPageBreak/>
        <w:t>After the installation is finished you should see the following window. Click on “Close”</w:t>
      </w:r>
    </w:p>
    <w:p w14:paraId="144D838B" w14:textId="54290C64" w:rsidR="005C6AB6" w:rsidRPr="00277909" w:rsidRDefault="008E0691" w:rsidP="006F3131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2910AB" wp14:editId="32FBDFCF">
                <wp:simplePos x="0" y="0"/>
                <wp:positionH relativeFrom="column">
                  <wp:posOffset>4467225</wp:posOffset>
                </wp:positionH>
                <wp:positionV relativeFrom="paragraph">
                  <wp:posOffset>4058920</wp:posOffset>
                </wp:positionV>
                <wp:extent cx="685800" cy="276225"/>
                <wp:effectExtent l="19050" t="19050" r="19050" b="285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A3190" id="Rectangle 90" o:spid="_x0000_s1026" style="position:absolute;margin-left:351.75pt;margin-top:319.6pt;width:54pt;height:21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" filled="f" strokecolor="#af1313" strokeweight="3pt"/>
            </w:pict>
          </mc:Fallback>
        </mc:AlternateContent>
      </w:r>
      <w:r w:rsidR="005C6AB6" w:rsidRPr="00277909">
        <w:rPr>
          <w:noProof/>
          <w:lang w:val="nl-NL" w:eastAsia="nl-NL"/>
        </w:rPr>
        <w:drawing>
          <wp:inline distT="0" distB="0" distL="0" distR="0" wp14:anchorId="5FCB27C7" wp14:editId="05E80F7D">
            <wp:extent cx="5926455" cy="4451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4943" w14:textId="245C0614" w:rsidR="00F5417A" w:rsidRDefault="00F5417A">
      <w:pPr>
        <w:jc w:val="left"/>
        <w:rPr>
          <w:b/>
        </w:rPr>
      </w:pPr>
      <w:r w:rsidRPr="00277909">
        <w:rPr>
          <w:b/>
        </w:rPr>
        <w:br w:type="page"/>
      </w:r>
    </w:p>
    <w:p w14:paraId="7961FCD6" w14:textId="73CBA496" w:rsidR="0094554F" w:rsidRDefault="0094554F">
      <w:pPr>
        <w:jc w:val="left"/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9FD7B0" wp14:editId="46F9338E">
                <wp:simplePos x="0" y="0"/>
                <wp:positionH relativeFrom="column">
                  <wp:posOffset>5572125</wp:posOffset>
                </wp:positionH>
                <wp:positionV relativeFrom="paragraph">
                  <wp:posOffset>262890</wp:posOffset>
                </wp:positionV>
                <wp:extent cx="342900" cy="333375"/>
                <wp:effectExtent l="19050" t="19050" r="19050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0E1EB" id="Rectangle 92" o:spid="_x0000_s1026" style="position:absolute;margin-left:438.75pt;margin-top:20.7pt;width:27pt;height:26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RJgnAIAAJAFAAAOAAAAZHJzL2Uyb0RvYy54bWysVMFu2zAMvQ/YPwi6r46Td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" filled="f" strokecolor="#af1313" strokeweight="3pt"/>
            </w:pict>
          </mc:Fallback>
        </mc:AlternateContent>
      </w:r>
      <w:r>
        <w:t>You can now close the “</w:t>
      </w:r>
      <w:r w:rsidR="000F4A81">
        <w:t>SQL</w:t>
      </w:r>
      <w:r>
        <w:t xml:space="preserve"> Server Installation Center”</w:t>
      </w:r>
    </w:p>
    <w:p w14:paraId="30C3D9B0" w14:textId="115D5AAA" w:rsidR="0094554F" w:rsidRDefault="0094554F">
      <w:pPr>
        <w:jc w:val="left"/>
      </w:pPr>
      <w:r>
        <w:rPr>
          <w:noProof/>
          <w:lang w:val="nl-NL" w:eastAsia="nl-NL"/>
        </w:rPr>
        <w:drawing>
          <wp:inline distT="0" distB="0" distL="0" distR="0" wp14:anchorId="79AA3BF3" wp14:editId="2CCF068E">
            <wp:extent cx="5926455" cy="447103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7F8" w14:textId="77777777" w:rsidR="0094554F" w:rsidRPr="00277909" w:rsidRDefault="0094554F">
      <w:pPr>
        <w:jc w:val="left"/>
        <w:rPr>
          <w:b/>
        </w:rPr>
      </w:pPr>
    </w:p>
    <w:p w14:paraId="08B69EF3" w14:textId="7D63D7E5" w:rsidR="00CE223B" w:rsidRPr="00796D81" w:rsidRDefault="00CE223B">
      <w:pPr>
        <w:jc w:val="left"/>
        <w:rPr>
          <w:b/>
        </w:rPr>
      </w:pPr>
      <w:r>
        <w:br w:type="page"/>
      </w:r>
    </w:p>
    <w:p w14:paraId="173B2887" w14:textId="77777777" w:rsidR="000F594C" w:rsidRDefault="008F7FFA" w:rsidP="008F7FFA">
      <w:r>
        <w:lastRenderedPageBreak/>
        <w:t xml:space="preserve">After the installation is complete, </w:t>
      </w:r>
      <w:r w:rsidR="000F594C">
        <w:t>you will need to configure the service and tell it what parameters it needs to use.</w:t>
      </w:r>
    </w:p>
    <w:p w14:paraId="24F5D400" w14:textId="325B0BA8" w:rsidR="008F7FFA" w:rsidRPr="00DA2C89" w:rsidRDefault="000F594C" w:rsidP="000F594C">
      <w:pPr>
        <w:pStyle w:val="ListParagraph"/>
        <w:numPr>
          <w:ilvl w:val="0"/>
          <w:numId w:val="31"/>
        </w:numPr>
        <w:rPr>
          <w:b/>
        </w:rPr>
      </w:pPr>
      <w:r w:rsidRPr="000F594C">
        <w:rPr>
          <w:b/>
        </w:rPr>
        <w:t xml:space="preserve">InControl </w:t>
      </w:r>
      <w:r w:rsidR="000F4A81">
        <w:rPr>
          <w:b/>
        </w:rPr>
        <w:t>OPC</w:t>
      </w:r>
      <w:r w:rsidRPr="000F594C">
        <w:rPr>
          <w:b/>
        </w:rPr>
        <w:t xml:space="preserve"> Service IP Address:</w:t>
      </w:r>
      <w:r>
        <w:rPr>
          <w:b/>
        </w:rPr>
        <w:t xml:space="preserve"> </w:t>
      </w:r>
      <w:r>
        <w:t>this is the IP Address of the computer where</w:t>
      </w:r>
      <w:r w:rsidR="00DA2C89">
        <w:t xml:space="preserve"> you installed the “InControl </w:t>
      </w:r>
      <w:r w:rsidR="000F4A81">
        <w:t>OPC</w:t>
      </w:r>
      <w:r w:rsidR="00DA2C89">
        <w:t xml:space="preserve"> Service”.</w:t>
      </w:r>
    </w:p>
    <w:p w14:paraId="77370264" w14:textId="1D3C9152" w:rsidR="00A25CC6" w:rsidRDefault="000F4A81" w:rsidP="00A25CC6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OPC</w:t>
      </w:r>
      <w:r w:rsidR="00A25CC6">
        <w:rPr>
          <w:b/>
        </w:rPr>
        <w:t xml:space="preserve"> server: </w:t>
      </w:r>
      <w:r w:rsidR="00A25CC6">
        <w:t xml:space="preserve">this is the name of the </w:t>
      </w:r>
      <w:r>
        <w:t>OPC</w:t>
      </w:r>
      <w:r w:rsidR="00A25CC6">
        <w:t xml:space="preserve"> server you are going to use. If you are using this tool in a DeltaV environment this is: </w:t>
      </w:r>
      <w:r>
        <w:rPr>
          <w:b/>
        </w:rPr>
        <w:t>OPC</w:t>
      </w:r>
      <w:r w:rsidR="00A25CC6" w:rsidRPr="00105B07">
        <w:rPr>
          <w:b/>
        </w:rPr>
        <w:t>.DeltaV.1</w:t>
      </w:r>
    </w:p>
    <w:p w14:paraId="591A7668" w14:textId="72E52DED" w:rsidR="00103115" w:rsidRDefault="000F4A81" w:rsidP="00103115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SQL</w:t>
      </w:r>
      <w:r w:rsidR="00103115">
        <w:rPr>
          <w:b/>
        </w:rPr>
        <w:t xml:space="preserve"> Servername: </w:t>
      </w:r>
      <w:r w:rsidR="00103115">
        <w:t xml:space="preserve">This is the name of the </w:t>
      </w:r>
      <w:r>
        <w:t>SQL</w:t>
      </w:r>
      <w:r w:rsidR="00103115">
        <w:t xml:space="preserve"> server. If you followed the above steps the default servername is “</w:t>
      </w:r>
      <w:r w:rsidR="00103115" w:rsidRPr="00A05220">
        <w:rPr>
          <w:b/>
          <w:i/>
        </w:rPr>
        <w:t>COMPUTERNAME</w:t>
      </w:r>
      <w:r w:rsidR="00103115" w:rsidRPr="00A05220">
        <w:rPr>
          <w:b/>
        </w:rPr>
        <w:t>\</w:t>
      </w:r>
      <w:r>
        <w:rPr>
          <w:b/>
        </w:rPr>
        <w:t>SQL</w:t>
      </w:r>
      <w:r w:rsidR="00103115" w:rsidRPr="00A05220">
        <w:rPr>
          <w:b/>
        </w:rPr>
        <w:t>EXPRESS</w:t>
      </w:r>
      <w:r w:rsidR="00103115">
        <w:t>”</w:t>
      </w:r>
    </w:p>
    <w:p w14:paraId="680ACA25" w14:textId="77777777" w:rsidR="00A25CC6" w:rsidRDefault="00A25CC6" w:rsidP="008F7FFA"/>
    <w:p w14:paraId="02F358CB" w14:textId="18329856" w:rsidR="00174E99" w:rsidRDefault="00174E99" w:rsidP="008F7FFA">
      <w:r>
        <w:rPr>
          <w:noProof/>
          <w:lang w:val="nl-NL" w:eastAsia="nl-NL"/>
        </w:rPr>
        <w:drawing>
          <wp:inline distT="0" distB="0" distL="0" distR="0" wp14:anchorId="4CD2C5F4" wp14:editId="4D00FCAE">
            <wp:extent cx="4752975" cy="3695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5EC" w14:textId="77777777" w:rsidR="00D21F2A" w:rsidRDefault="00D21F2A" w:rsidP="008F7FFA"/>
    <w:p w14:paraId="3BB9C001" w14:textId="77777777" w:rsidR="00D21F2A" w:rsidRDefault="00D21F2A">
      <w:pPr>
        <w:jc w:val="left"/>
      </w:pPr>
      <w:r>
        <w:br w:type="page"/>
      </w:r>
    </w:p>
    <w:p w14:paraId="1301A6FA" w14:textId="5F33BAD1" w:rsidR="00D21F2A" w:rsidRDefault="00D21F2A" w:rsidP="008F7FFA">
      <w:r>
        <w:lastRenderedPageBreak/>
        <w:t>Press Next</w:t>
      </w:r>
    </w:p>
    <w:p w14:paraId="5E92BC6A" w14:textId="43F9E463" w:rsidR="00D21F2A" w:rsidRDefault="00D21F2A" w:rsidP="008F7FFA">
      <w:r>
        <w:t>Example:</w:t>
      </w:r>
      <w:r w:rsidR="00201D65" w:rsidRPr="00201D65">
        <w:rPr>
          <w:noProof/>
          <w:lang w:val="nl-NL" w:eastAsia="nl-NL"/>
        </w:rPr>
        <w:t xml:space="preserve"> </w:t>
      </w:r>
    </w:p>
    <w:p w14:paraId="55163036" w14:textId="73C84349" w:rsidR="00174E99" w:rsidRDefault="00EA7A59" w:rsidP="008F7FFA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CD1E72" wp14:editId="34CE98C2">
                <wp:simplePos x="0" y="0"/>
                <wp:positionH relativeFrom="column">
                  <wp:posOffset>3067050</wp:posOffset>
                </wp:positionH>
                <wp:positionV relativeFrom="paragraph">
                  <wp:posOffset>3325495</wp:posOffset>
                </wp:positionV>
                <wp:extent cx="800100" cy="285750"/>
                <wp:effectExtent l="19050" t="19050" r="1905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55A9D" id="Rectangle 99" o:spid="_x0000_s1026" style="position:absolute;margin-left:241.5pt;margin-top:261.85pt;width:63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" filled="f" strokecolor="#af1313" strokeweight="3pt"/>
            </w:pict>
          </mc:Fallback>
        </mc:AlternateContent>
      </w:r>
      <w:r w:rsidR="00201D65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DAC3D0B" wp14:editId="42494AE1">
                <wp:simplePos x="0" y="0"/>
                <wp:positionH relativeFrom="column">
                  <wp:posOffset>200025</wp:posOffset>
                </wp:positionH>
                <wp:positionV relativeFrom="paragraph">
                  <wp:posOffset>1496695</wp:posOffset>
                </wp:positionV>
                <wp:extent cx="1524000" cy="219075"/>
                <wp:effectExtent l="19050" t="19050" r="19050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6725B" id="Rectangle 97" o:spid="_x0000_s1026" style="position:absolute;margin-left:15.75pt;margin-top:117.85pt;width:120pt;height:17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" filled="f" strokecolor="#af1313" strokeweight="3pt"/>
            </w:pict>
          </mc:Fallback>
        </mc:AlternateContent>
      </w:r>
      <w:r w:rsidR="00201D65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0339FC" wp14:editId="33385FB5">
                <wp:simplePos x="0" y="0"/>
                <wp:positionH relativeFrom="column">
                  <wp:posOffset>200025</wp:posOffset>
                </wp:positionH>
                <wp:positionV relativeFrom="paragraph">
                  <wp:posOffset>1877695</wp:posOffset>
                </wp:positionV>
                <wp:extent cx="1524000" cy="219075"/>
                <wp:effectExtent l="19050" t="19050" r="19050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EA0B1" id="Rectangle 98" o:spid="_x0000_s1026" style="position:absolute;margin-left:15.75pt;margin-top:147.85pt;width:120pt;height:17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" filled="f" strokecolor="#af1313" strokeweight="3pt"/>
            </w:pict>
          </mc:Fallback>
        </mc:AlternateContent>
      </w:r>
      <w:r w:rsidR="00201D65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DCB3C9" wp14:editId="68FE41EE">
                <wp:simplePos x="0" y="0"/>
                <wp:positionH relativeFrom="column">
                  <wp:posOffset>200025</wp:posOffset>
                </wp:positionH>
                <wp:positionV relativeFrom="paragraph">
                  <wp:posOffset>1123315</wp:posOffset>
                </wp:positionV>
                <wp:extent cx="1524000" cy="219075"/>
                <wp:effectExtent l="19050" t="19050" r="19050" b="2857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9FB7D" id="Rectangle 96" o:spid="_x0000_s1026" style="position:absolute;margin-left:15.75pt;margin-top:88.45pt;width:120pt;height:17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" filled="f" strokecolor="#af1313" strokeweight="3pt"/>
            </w:pict>
          </mc:Fallback>
        </mc:AlternateContent>
      </w:r>
      <w:r w:rsidR="00174E99">
        <w:rPr>
          <w:noProof/>
          <w:lang w:val="nl-NL" w:eastAsia="nl-NL"/>
        </w:rPr>
        <w:drawing>
          <wp:inline distT="0" distB="0" distL="0" distR="0" wp14:anchorId="3FC9E180" wp14:editId="3EDCD141">
            <wp:extent cx="4752975" cy="36957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4B4C" w14:textId="1229A8FB" w:rsidR="00AA2823" w:rsidRPr="00277909" w:rsidRDefault="00AA2823" w:rsidP="00ED3A59"/>
    <w:p w14:paraId="698F1AC4" w14:textId="13F50D12" w:rsidR="003D6BE4" w:rsidRPr="006B5B06" w:rsidRDefault="000732C9">
      <w:pPr>
        <w:jc w:val="left"/>
      </w:pPr>
      <w:r w:rsidRPr="00277909">
        <w:br w:type="page"/>
      </w:r>
    </w:p>
    <w:p w14:paraId="76A67DB5" w14:textId="77777777" w:rsidR="003D6BE4" w:rsidRPr="00277909" w:rsidRDefault="003D6BE4" w:rsidP="003D6BE4">
      <w:pPr>
        <w:pStyle w:val="Heading2"/>
      </w:pPr>
      <w:bookmarkStart w:id="37" w:name="_Toc472503587"/>
      <w:r w:rsidRPr="00277909">
        <w:lastRenderedPageBreak/>
        <w:t>Start the Service</w:t>
      </w:r>
      <w:bookmarkEnd w:id="37"/>
    </w:p>
    <w:p w14:paraId="6C317AF1" w14:textId="26DEEE4F" w:rsidR="003D6BE4" w:rsidRPr="00277909" w:rsidRDefault="003D6BE4" w:rsidP="003D6BE4">
      <w:r w:rsidRPr="00277909">
        <w:t xml:space="preserve">To start the </w:t>
      </w:r>
      <w:r w:rsidR="004129DD">
        <w:t xml:space="preserve">InControl </w:t>
      </w:r>
      <w:r w:rsidR="000F4A81">
        <w:t>SQL</w:t>
      </w:r>
      <w:r w:rsidR="004129DD">
        <w:t xml:space="preserve"> </w:t>
      </w:r>
      <w:r w:rsidRPr="00277909">
        <w:t>Service go to “Services”. This can be found in “Start -&gt; Administrative Tools -&gt; Services”.</w:t>
      </w:r>
    </w:p>
    <w:p w14:paraId="414668DC" w14:textId="4903F8CC" w:rsidR="003D6BE4" w:rsidRPr="00277909" w:rsidRDefault="003D6BE4" w:rsidP="003D6BE4">
      <w:r w:rsidRPr="00277909">
        <w:t>Look for a service called “</w:t>
      </w:r>
      <w:r w:rsidR="00445FE6">
        <w:t xml:space="preserve">InControl </w:t>
      </w:r>
      <w:r w:rsidR="000F4A81">
        <w:t>SQL</w:t>
      </w:r>
      <w:r w:rsidR="00445FE6">
        <w:t xml:space="preserve"> </w:t>
      </w:r>
      <w:r w:rsidR="00196D13" w:rsidRPr="00277909">
        <w:t>Service</w:t>
      </w:r>
      <w:r w:rsidRPr="00277909">
        <w:t>” right click on it and press start.</w:t>
      </w:r>
    </w:p>
    <w:p w14:paraId="45319CC2" w14:textId="2191B713" w:rsidR="003D6BE4" w:rsidRPr="00277909" w:rsidRDefault="006F1831" w:rsidP="003D6BE4">
      <w:r>
        <w:rPr>
          <w:noProof/>
          <w:lang w:val="nl-NL" w:eastAsia="nl-NL"/>
        </w:rPr>
        <w:drawing>
          <wp:inline distT="0" distB="0" distL="0" distR="0" wp14:anchorId="6E290D12" wp14:editId="37E75C15">
            <wp:extent cx="4362450" cy="11811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9A57" w14:textId="77777777" w:rsidR="003D6BE4" w:rsidRPr="00277909" w:rsidRDefault="003D6BE4" w:rsidP="003D6BE4">
      <w:r w:rsidRPr="00277909">
        <w:t>The service is now starting and the status should change to “Started” or “Running”</w:t>
      </w:r>
    </w:p>
    <w:p w14:paraId="0AC8C99C" w14:textId="52549D27" w:rsidR="00E324F7" w:rsidRPr="00277909" w:rsidRDefault="006F1831" w:rsidP="003D6BE4">
      <w:r>
        <w:rPr>
          <w:noProof/>
          <w:lang w:val="nl-NL" w:eastAsia="nl-NL"/>
        </w:rPr>
        <w:drawing>
          <wp:inline distT="0" distB="0" distL="0" distR="0" wp14:anchorId="131DCC65" wp14:editId="7936EF64">
            <wp:extent cx="4305300" cy="11525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E021" w14:textId="77777777" w:rsidR="00E324F7" w:rsidRPr="00277909" w:rsidRDefault="00E324F7">
      <w:pPr>
        <w:jc w:val="left"/>
      </w:pPr>
      <w:r w:rsidRPr="00277909">
        <w:br w:type="page"/>
      </w:r>
    </w:p>
    <w:p w14:paraId="72785CA2" w14:textId="23D0D8C2" w:rsidR="003D6BE4" w:rsidRPr="00277909" w:rsidRDefault="007822A9" w:rsidP="00E324F7">
      <w:pPr>
        <w:pStyle w:val="Heading2"/>
      </w:pPr>
      <w:bookmarkStart w:id="38" w:name="_Toc472503588"/>
      <w:r w:rsidRPr="00277909">
        <w:lastRenderedPageBreak/>
        <w:t>Implement the License</w:t>
      </w:r>
      <w:bookmarkEnd w:id="38"/>
    </w:p>
    <w:p w14:paraId="1E185329" w14:textId="307DD278" w:rsidR="007822A9" w:rsidRPr="00277909" w:rsidRDefault="007822A9" w:rsidP="007822A9">
      <w:r w:rsidRPr="00277909">
        <w:t xml:space="preserve">To have full functionality a license file need to be imported. This license file is delivered by </w:t>
      </w:r>
      <w:ins w:id="39" w:author="Daan Roks" w:date="2017-02-01T16:54:00Z">
        <w:r w:rsidR="000F62C5">
          <w:t>I</w:t>
        </w:r>
      </w:ins>
      <w:del w:id="40" w:author="Daan Roks" w:date="2017-02-01T16:54:00Z">
        <w:r w:rsidRPr="00277909" w:rsidDel="000F62C5">
          <w:delText>i</w:delText>
        </w:r>
      </w:del>
      <w:r w:rsidRPr="00277909">
        <w:t>ntation.</w:t>
      </w:r>
    </w:p>
    <w:p w14:paraId="19C99C4E" w14:textId="25D9C3B8" w:rsidR="007822A9" w:rsidRPr="00277909" w:rsidRDefault="007822A9" w:rsidP="007822A9">
      <w:r w:rsidRPr="00277909">
        <w:t xml:space="preserve">This license file is used by the </w:t>
      </w:r>
      <w:r w:rsidR="000F4A81">
        <w:t>SQL</w:t>
      </w:r>
      <w:r w:rsidRPr="00277909">
        <w:t>Service, thus needs to be placed in the following directory “C:\Program</w:t>
      </w:r>
      <w:r w:rsidR="00865F79">
        <w:t xml:space="preserve"> Files</w:t>
      </w:r>
      <w:r w:rsidRPr="00277909">
        <w:t>\Intation</w:t>
      </w:r>
      <w:r w:rsidR="00A70632">
        <w:t>\InControl</w:t>
      </w:r>
      <w:r w:rsidRPr="00277909">
        <w:t>\</w:t>
      </w:r>
      <w:r w:rsidR="000F4A81">
        <w:t>SQL</w:t>
      </w:r>
      <w:r w:rsidRPr="00277909">
        <w:t>Service”</w:t>
      </w:r>
    </w:p>
    <w:p w14:paraId="40D45E43" w14:textId="7BBB045D" w:rsidR="007822A9" w:rsidRPr="00277909" w:rsidRDefault="00B76BF8" w:rsidP="007822A9">
      <w:r>
        <w:rPr>
          <w:noProof/>
          <w:lang w:val="nl-NL" w:eastAsia="nl-NL"/>
        </w:rPr>
        <w:drawing>
          <wp:inline distT="0" distB="0" distL="0" distR="0" wp14:anchorId="50A35D8B" wp14:editId="3257B1B8">
            <wp:extent cx="5926455" cy="3522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5906" w14:textId="77777777" w:rsidR="003D6BE4" w:rsidRPr="00277909" w:rsidRDefault="003D6BE4" w:rsidP="003D6BE4">
      <w:pPr>
        <w:pStyle w:val="NoSpacing"/>
      </w:pPr>
    </w:p>
    <w:p w14:paraId="69BC1FB9" w14:textId="2263300A" w:rsidR="009A2E58" w:rsidRPr="00277909" w:rsidRDefault="00E324F7">
      <w:pPr>
        <w:jc w:val="left"/>
      </w:pPr>
      <w:r w:rsidRPr="00277909">
        <w:br w:type="page"/>
      </w:r>
    </w:p>
    <w:p w14:paraId="64B67768" w14:textId="100E0029" w:rsidR="009A2E58" w:rsidRDefault="008135FF" w:rsidP="009A2E58">
      <w:pPr>
        <w:pStyle w:val="Heading1"/>
        <w:rPr>
          <w:lang w:val="en-US"/>
        </w:rPr>
      </w:pPr>
      <w:bookmarkStart w:id="41" w:name="_Toc472503589"/>
      <w:r w:rsidRPr="00277909">
        <w:rPr>
          <w:lang w:val="en-US"/>
        </w:rPr>
        <w:lastRenderedPageBreak/>
        <w:t>InControl User Interface</w:t>
      </w:r>
      <w:bookmarkEnd w:id="41"/>
    </w:p>
    <w:p w14:paraId="0428F0BA" w14:textId="7B2491B1" w:rsidR="001B3944" w:rsidRDefault="001B3944" w:rsidP="001B3944"/>
    <w:p w14:paraId="44F623B1" w14:textId="6D408243" w:rsidR="001B3944" w:rsidRPr="001B3944" w:rsidRDefault="001B3944" w:rsidP="001B3944">
      <w:r>
        <w:t xml:space="preserve">The “InControl User Interface” is visual part of the application.  The </w:t>
      </w:r>
      <w:r w:rsidR="00D418E4">
        <w:t>GUI</w:t>
      </w:r>
      <w:r>
        <w:t xml:space="preserve"> will communicate with the background </w:t>
      </w:r>
      <w:r w:rsidR="000F4A81">
        <w:t>SQL</w:t>
      </w:r>
      <w:r>
        <w:t xml:space="preserve"> Service and will display the active bypasses.</w:t>
      </w:r>
    </w:p>
    <w:p w14:paraId="2151E9DD" w14:textId="77777777" w:rsidR="003E63AC" w:rsidRPr="00277909" w:rsidRDefault="003E63AC" w:rsidP="003E63AC">
      <w:pPr>
        <w:pStyle w:val="Heading2"/>
        <w:numPr>
          <w:ilvl w:val="1"/>
          <w:numId w:val="3"/>
        </w:numPr>
      </w:pPr>
      <w:bookmarkStart w:id="42" w:name="_Toc472503590"/>
      <w:r w:rsidRPr="00277909">
        <w:t>Prerequisites</w:t>
      </w:r>
      <w:bookmarkEnd w:id="42"/>
    </w:p>
    <w:p w14:paraId="5E858200" w14:textId="77777777" w:rsidR="003E63AC" w:rsidRPr="00277909" w:rsidRDefault="003E63AC" w:rsidP="003E63AC">
      <w:r w:rsidRPr="00277909">
        <w:t>Visual C++ redistributable for Visual Studio 2015</w:t>
      </w:r>
    </w:p>
    <w:p w14:paraId="1D0BCE95" w14:textId="77777777" w:rsidR="003E63AC" w:rsidRPr="00277909" w:rsidRDefault="003E63AC" w:rsidP="003E63AC">
      <w:r w:rsidRPr="00277909">
        <w:t>Microsoft .NET Framework 4.5.2</w:t>
      </w:r>
    </w:p>
    <w:p w14:paraId="482AF8FD" w14:textId="2B8B9B55" w:rsidR="00DD45D2" w:rsidRDefault="00DD45D2" w:rsidP="00DD45D2">
      <w:pPr>
        <w:pStyle w:val="Heading2"/>
        <w:numPr>
          <w:ilvl w:val="1"/>
          <w:numId w:val="3"/>
        </w:numPr>
      </w:pPr>
      <w:bookmarkStart w:id="43" w:name="_Toc472503591"/>
      <w:r w:rsidRPr="00277909">
        <w:t>Installation</w:t>
      </w:r>
      <w:bookmarkEnd w:id="43"/>
    </w:p>
    <w:p w14:paraId="25D2C308" w14:textId="61F6127E" w:rsidR="00A2531C" w:rsidRDefault="00A2531C" w:rsidP="00A2531C"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A2C5FB9" wp14:editId="01453FDB">
                <wp:simplePos x="0" y="0"/>
                <wp:positionH relativeFrom="column">
                  <wp:posOffset>3038475</wp:posOffset>
                </wp:positionH>
                <wp:positionV relativeFrom="paragraph">
                  <wp:posOffset>3313430</wp:posOffset>
                </wp:positionV>
                <wp:extent cx="828675" cy="304800"/>
                <wp:effectExtent l="19050" t="19050" r="28575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C5D1D" id="Rectangle 107" o:spid="_x0000_s1026" style="position:absolute;margin-left:239.25pt;margin-top:260.9pt;width:65.25pt;height:2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2B4105C4" wp14:editId="7886FB81">
            <wp:extent cx="4752975" cy="36957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F40B" w14:textId="070859B4" w:rsidR="00A2531C" w:rsidRDefault="00A2531C" w:rsidP="00A2531C">
      <w:r>
        <w:t xml:space="preserve">To install the “InControl </w:t>
      </w:r>
      <w:r w:rsidR="000F4A81">
        <w:t>OPC</w:t>
      </w:r>
      <w:r>
        <w:t xml:space="preserve"> Service”. Start the “</w:t>
      </w:r>
      <w:r w:rsidRPr="00256272">
        <w:rPr>
          <w:b/>
        </w:rPr>
        <w:t>InControl-installer.exe</w:t>
      </w:r>
      <w:r>
        <w:t>” and click on Next.</w:t>
      </w:r>
    </w:p>
    <w:p w14:paraId="280EF463" w14:textId="77777777" w:rsidR="00221C89" w:rsidRDefault="00221C89" w:rsidP="00A2531C"/>
    <w:p w14:paraId="27133A83" w14:textId="4C8B57C0" w:rsidR="00221C89" w:rsidRDefault="00221C89">
      <w:pPr>
        <w:jc w:val="left"/>
      </w:pPr>
      <w:r>
        <w:br w:type="page"/>
      </w:r>
      <w:r w:rsidR="00B443B5"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903DA37" wp14:editId="5948A4BC">
                <wp:simplePos x="0" y="0"/>
                <wp:positionH relativeFrom="column">
                  <wp:posOffset>3067050</wp:posOffset>
                </wp:positionH>
                <wp:positionV relativeFrom="paragraph">
                  <wp:posOffset>3341370</wp:posOffset>
                </wp:positionV>
                <wp:extent cx="790575" cy="276225"/>
                <wp:effectExtent l="19050" t="19050" r="28575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B61D4" id="Rectangle 110" o:spid="_x0000_s1026" style="position:absolute;margin-left:241.5pt;margin-top:263.1pt;width:62.2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" filled="f" strokecolor="#af1313" strokeweight="3pt"/>
            </w:pict>
          </mc:Fallback>
        </mc:AlternateContent>
      </w:r>
      <w:r w:rsidR="00B443B5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30AC364" wp14:editId="09EF3840">
                <wp:simplePos x="0" y="0"/>
                <wp:positionH relativeFrom="column">
                  <wp:posOffset>1685925</wp:posOffset>
                </wp:positionH>
                <wp:positionV relativeFrom="paragraph">
                  <wp:posOffset>1844040</wp:posOffset>
                </wp:positionV>
                <wp:extent cx="942975" cy="209550"/>
                <wp:effectExtent l="19050" t="19050" r="28575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50F02" id="Rectangle 109" o:spid="_x0000_s1026" style="position:absolute;margin-left:132.75pt;margin-top:145.2pt;width:74.25pt;height:16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68ACD80E" wp14:editId="49E9762A">
            <wp:extent cx="4752975" cy="369570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E4D3" w14:textId="3ECB31CD" w:rsidR="00567C9D" w:rsidRDefault="00221C89" w:rsidP="00221C89">
      <w:r>
        <w:t xml:space="preserve">Deselect both “InControl </w:t>
      </w:r>
      <w:r w:rsidR="000F4A81">
        <w:t>SQL</w:t>
      </w:r>
      <w:r>
        <w:t xml:space="preserve"> Service” and “InControl </w:t>
      </w:r>
      <w:r w:rsidR="000F4A81">
        <w:t>OPC</w:t>
      </w:r>
      <w:r>
        <w:t xml:space="preserve"> Service” so that only “</w:t>
      </w:r>
      <w:r w:rsidR="00BA1C9E">
        <w:t>InControl GUI</w:t>
      </w:r>
      <w:r>
        <w:t xml:space="preserve">” is selected and press on Install. </w:t>
      </w:r>
    </w:p>
    <w:p w14:paraId="5C47F2AE" w14:textId="50AF20B8" w:rsidR="00221C89" w:rsidRDefault="00567C9D" w:rsidP="00567C9D">
      <w:pPr>
        <w:jc w:val="left"/>
      </w:pPr>
      <w:r>
        <w:br w:type="page"/>
      </w:r>
    </w:p>
    <w:p w14:paraId="43C63A1D" w14:textId="42FF1446" w:rsidR="00221C89" w:rsidRDefault="00567C9D">
      <w:pPr>
        <w:jc w:val="left"/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7AA7FDC" wp14:editId="66700FD2">
                <wp:simplePos x="0" y="0"/>
                <wp:positionH relativeFrom="column">
                  <wp:posOffset>3057525</wp:posOffset>
                </wp:positionH>
                <wp:positionV relativeFrom="paragraph">
                  <wp:posOffset>3325495</wp:posOffset>
                </wp:positionV>
                <wp:extent cx="790575" cy="276225"/>
                <wp:effectExtent l="19050" t="19050" r="28575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F0EEE" id="Rectangle 112" o:spid="_x0000_s1026" style="position:absolute;margin-left:240.75pt;margin-top:261.85pt;width:62.2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" filled="f" strokecolor="#af1313" strokeweight="3pt"/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A57F867" wp14:editId="3BE13593">
            <wp:extent cx="4752975" cy="36957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1AA8" w14:textId="54644C5A" w:rsidR="00567C9D" w:rsidRDefault="00567C9D" w:rsidP="00567C9D">
      <w:r>
        <w:t>Press Next.</w:t>
      </w:r>
    </w:p>
    <w:p w14:paraId="2284C189" w14:textId="648C39FC" w:rsidR="00567C9D" w:rsidRDefault="00567C9D">
      <w:pPr>
        <w:jc w:val="left"/>
      </w:pPr>
    </w:p>
    <w:p w14:paraId="1B914432" w14:textId="45870BB0" w:rsidR="00221C89" w:rsidRDefault="00221C89" w:rsidP="00A2531C"/>
    <w:p w14:paraId="76DE6311" w14:textId="6448BF6F" w:rsidR="00A2531C" w:rsidRPr="00A2531C" w:rsidRDefault="00A2531C" w:rsidP="00A2531C"/>
    <w:p w14:paraId="339ED59B" w14:textId="7F1E068A" w:rsidR="00DD45D2" w:rsidRPr="00277909" w:rsidRDefault="00230456" w:rsidP="00DD45D2">
      <w:r>
        <w:rPr>
          <w:noProof/>
          <w:lang w:val="nl-NL" w:eastAsia="nl-NL"/>
        </w:rPr>
        <w:lastRenderedPageBreak/>
        <w:drawing>
          <wp:inline distT="0" distB="0" distL="0" distR="0" wp14:anchorId="3DEDE4CD" wp14:editId="6A6F724C">
            <wp:extent cx="4752975" cy="36957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31B5F1" wp14:editId="509D1A12">
                <wp:simplePos x="0" y="0"/>
                <wp:positionH relativeFrom="column">
                  <wp:posOffset>3028950</wp:posOffset>
                </wp:positionH>
                <wp:positionV relativeFrom="paragraph">
                  <wp:posOffset>3315970</wp:posOffset>
                </wp:positionV>
                <wp:extent cx="790575" cy="276225"/>
                <wp:effectExtent l="19050" t="19050" r="28575" b="2857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2F758" id="Rectangle 113" o:spid="_x0000_s1026" style="position:absolute;margin-left:238.5pt;margin-top:261.1pt;width:62.25pt;height:21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" filled="f" strokecolor="#af1313" strokeweight="3pt"/>
            </w:pict>
          </mc:Fallback>
        </mc:AlternateContent>
      </w:r>
    </w:p>
    <w:p w14:paraId="6F757106" w14:textId="77777777" w:rsidR="00DD45D2" w:rsidRPr="00277909" w:rsidRDefault="00DD45D2" w:rsidP="00DD45D2">
      <w:r w:rsidRPr="00277909">
        <w:t>Choose which components needs to be installed.</w:t>
      </w:r>
    </w:p>
    <w:p w14:paraId="4C7F28A5" w14:textId="2AE561F0" w:rsidR="009A2E58" w:rsidRDefault="00DD45D2" w:rsidP="009A2E58">
      <w:pPr>
        <w:pStyle w:val="ListParagraph"/>
        <w:numPr>
          <w:ilvl w:val="0"/>
          <w:numId w:val="30"/>
        </w:numPr>
      </w:pPr>
      <w:r w:rsidRPr="00277909">
        <w:rPr>
          <w:b/>
        </w:rPr>
        <w:t xml:space="preserve">InControl: </w:t>
      </w:r>
      <w:r w:rsidRPr="00277909">
        <w:t>Install the GUI for the InControl application.</w:t>
      </w:r>
    </w:p>
    <w:p w14:paraId="3CEB1106" w14:textId="7BA84EDD" w:rsidR="00230456" w:rsidRPr="00277909" w:rsidRDefault="00230456" w:rsidP="00230456">
      <w:r>
        <w:t>Press Next</w:t>
      </w:r>
      <w:r w:rsidR="00CA2225">
        <w:t>.</w:t>
      </w:r>
    </w:p>
    <w:p w14:paraId="7CBFEA82" w14:textId="6E2FE025" w:rsidR="002D6772" w:rsidRDefault="002D6772">
      <w:pPr>
        <w:jc w:val="left"/>
        <w:rPr>
          <w:b/>
        </w:rPr>
      </w:pPr>
      <w:r w:rsidRPr="00277909">
        <w:rPr>
          <w:b/>
        </w:rPr>
        <w:br w:type="page"/>
      </w:r>
    </w:p>
    <w:p w14:paraId="3DB6CD4C" w14:textId="15BC6A4C" w:rsidR="007D5EC8" w:rsidRDefault="0040500F">
      <w:pPr>
        <w:jc w:val="left"/>
        <w:rPr>
          <w:b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15AF5C" wp14:editId="759A3CD7">
                <wp:simplePos x="0" y="0"/>
                <wp:positionH relativeFrom="column">
                  <wp:posOffset>3067050</wp:posOffset>
                </wp:positionH>
                <wp:positionV relativeFrom="paragraph">
                  <wp:posOffset>3323590</wp:posOffset>
                </wp:positionV>
                <wp:extent cx="790575" cy="276225"/>
                <wp:effectExtent l="19050" t="1905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0783D" id="Rectangle 116" o:spid="_x0000_s1026" style="position:absolute;margin-left:241.5pt;margin-top:261.7pt;width:62.25pt;height:21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" filled="f" strokecolor="#af1313" strokeweight="3pt"/>
            </w:pict>
          </mc:Fallback>
        </mc:AlternateContent>
      </w:r>
      <w:r w:rsidR="007D5EC8">
        <w:rPr>
          <w:noProof/>
          <w:lang w:val="nl-NL" w:eastAsia="nl-NL"/>
        </w:rPr>
        <w:drawing>
          <wp:inline distT="0" distB="0" distL="0" distR="0" wp14:anchorId="26DBD7AF" wp14:editId="5AEE0A26">
            <wp:extent cx="4752975" cy="36957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9133" w14:textId="0B692EE4" w:rsidR="007D5EC8" w:rsidRDefault="007D5EC8" w:rsidP="007D5EC8">
      <w:r>
        <w:t>Select what you want to use as the installation folder. The default location is “C:\Program Files\Intation\InControl\GUI”</w:t>
      </w:r>
    </w:p>
    <w:p w14:paraId="70554537" w14:textId="149C1EA2" w:rsidR="007D5EC8" w:rsidRPr="00917F65" w:rsidRDefault="007D5EC8" w:rsidP="007D5EC8">
      <w:r>
        <w:t>Press Install.</w:t>
      </w:r>
    </w:p>
    <w:p w14:paraId="0E1D32B2" w14:textId="77777777" w:rsidR="007D5EC8" w:rsidRPr="00277909" w:rsidRDefault="007D5EC8">
      <w:pPr>
        <w:jc w:val="left"/>
        <w:rPr>
          <w:b/>
        </w:rPr>
      </w:pPr>
    </w:p>
    <w:p w14:paraId="7CAFF6B0" w14:textId="660F737F" w:rsidR="006B591E" w:rsidRDefault="00691E6E" w:rsidP="006B591E">
      <w:r>
        <w:br w:type="page"/>
      </w:r>
      <w:r w:rsidR="006B591E">
        <w:lastRenderedPageBreak/>
        <w:t xml:space="preserve">After the installation is complete, you need to configure what </w:t>
      </w:r>
      <w:r w:rsidR="000F4A81">
        <w:t>OPC</w:t>
      </w:r>
      <w:r w:rsidR="006B591E">
        <w:t xml:space="preserve"> server you want to use, and what your maximum </w:t>
      </w:r>
      <w:r w:rsidR="000F4A81">
        <w:t>OPC</w:t>
      </w:r>
      <w:r w:rsidR="006B591E">
        <w:t xml:space="preserve"> tags you want to use.</w:t>
      </w:r>
    </w:p>
    <w:p w14:paraId="4B8BC8FE" w14:textId="77777777" w:rsidR="006B591E" w:rsidRDefault="006B591E">
      <w:pPr>
        <w:jc w:val="left"/>
      </w:pPr>
      <w:r>
        <w:rPr>
          <w:noProof/>
          <w:lang w:val="nl-NL" w:eastAsia="nl-NL"/>
        </w:rPr>
        <w:drawing>
          <wp:inline distT="0" distB="0" distL="0" distR="0" wp14:anchorId="5AE9010B" wp14:editId="37D9DF29">
            <wp:extent cx="4752975" cy="36957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8524" w14:textId="77777777" w:rsidR="00AE291D" w:rsidRDefault="00AE291D">
      <w:pPr>
        <w:jc w:val="left"/>
      </w:pPr>
      <w:r>
        <w:br w:type="page"/>
      </w:r>
    </w:p>
    <w:p w14:paraId="199450D7" w14:textId="75B83C95" w:rsidR="006B591E" w:rsidRDefault="006B591E">
      <w:pPr>
        <w:jc w:val="left"/>
      </w:pPr>
      <w:r>
        <w:lastRenderedPageBreak/>
        <w:t xml:space="preserve">Press Next </w:t>
      </w:r>
    </w:p>
    <w:p w14:paraId="675606DB" w14:textId="3B633C32" w:rsidR="00AE291D" w:rsidRDefault="00AE291D">
      <w:pPr>
        <w:jc w:val="left"/>
      </w:pPr>
      <w:r>
        <w:t>Example:</w:t>
      </w:r>
    </w:p>
    <w:p w14:paraId="7C387A21" w14:textId="051C0E7D" w:rsidR="00661F91" w:rsidRPr="006B591E" w:rsidRDefault="00C71833">
      <w:pPr>
        <w:jc w:val="left"/>
        <w:rPr>
          <w:rFonts w:eastAsiaTheme="majorEastAsia" w:cstheme="majorBidi"/>
          <w:b/>
          <w:bCs w:val="0"/>
          <w:color w:val="E32219"/>
          <w:sz w:val="32"/>
          <w:szCs w:val="26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77D32A" wp14:editId="59F67E53">
                <wp:simplePos x="0" y="0"/>
                <wp:positionH relativeFrom="column">
                  <wp:posOffset>3038475</wp:posOffset>
                </wp:positionH>
                <wp:positionV relativeFrom="paragraph">
                  <wp:posOffset>3320415</wp:posOffset>
                </wp:positionV>
                <wp:extent cx="800100" cy="285750"/>
                <wp:effectExtent l="19050" t="19050" r="19050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CF238" id="Rectangle 120" o:spid="_x0000_s1026" style="position:absolute;margin-left:239.25pt;margin-top:261.45pt;width:63pt;height:2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" filled="f" strokecolor="#af1313" strokeweight="3pt"/>
            </w:pict>
          </mc:Fallback>
        </mc:AlternateContent>
      </w:r>
      <w:r w:rsidR="00AE291D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C17FE3" wp14:editId="1B9A57E6">
                <wp:simplePos x="0" y="0"/>
                <wp:positionH relativeFrom="column">
                  <wp:posOffset>171450</wp:posOffset>
                </wp:positionH>
                <wp:positionV relativeFrom="paragraph">
                  <wp:posOffset>1113790</wp:posOffset>
                </wp:positionV>
                <wp:extent cx="1524000" cy="219075"/>
                <wp:effectExtent l="19050" t="19050" r="19050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AF13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0E207" id="Rectangle 119" o:spid="_x0000_s1026" style="position:absolute;margin-left:13.5pt;margin-top:87.7pt;width:120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" filled="f" strokecolor="#af1313" strokeweight="3pt"/>
            </w:pict>
          </mc:Fallback>
        </mc:AlternateContent>
      </w:r>
      <w:r w:rsidR="00AE291D">
        <w:rPr>
          <w:noProof/>
          <w:lang w:val="nl-NL" w:eastAsia="nl-NL"/>
        </w:rPr>
        <w:drawing>
          <wp:inline distT="0" distB="0" distL="0" distR="0" wp14:anchorId="135451B6" wp14:editId="24CF6A6B">
            <wp:extent cx="4752975" cy="36957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F91" w:rsidRPr="00277909">
        <w:br w:type="page"/>
      </w:r>
    </w:p>
    <w:p w14:paraId="244EDD74" w14:textId="284C6BAA" w:rsidR="00661F91" w:rsidRPr="00277909" w:rsidRDefault="00191AB0" w:rsidP="00661F91">
      <w:pPr>
        <w:pStyle w:val="Heading2"/>
      </w:pPr>
      <w:bookmarkStart w:id="44" w:name="_Toc472503592"/>
      <w:r w:rsidRPr="00277909">
        <w:lastRenderedPageBreak/>
        <w:t>Check if everything is up and running</w:t>
      </w:r>
      <w:bookmarkEnd w:id="44"/>
    </w:p>
    <w:p w14:paraId="16CB15C1" w14:textId="2BA0CF5C" w:rsidR="00191AB0" w:rsidRPr="00277909" w:rsidRDefault="00191AB0" w:rsidP="00191AB0">
      <w:r w:rsidRPr="00277909">
        <w:t xml:space="preserve">To check if everything is configured correctly and all everything is </w:t>
      </w:r>
      <w:r w:rsidR="00FD58E0" w:rsidRPr="00277909">
        <w:t>communi</w:t>
      </w:r>
      <w:r w:rsidR="00FD58E0">
        <w:t>cating</w:t>
      </w:r>
      <w:r w:rsidR="004C1582">
        <w:t xml:space="preserve"> </w:t>
      </w:r>
      <w:r w:rsidRPr="00277909">
        <w:t>with each other open the InControl GUI. Go to “C:\Program Files (x86)\Intation\InControl</w:t>
      </w:r>
      <w:r w:rsidR="00043F9C">
        <w:t>\GUI</w:t>
      </w:r>
      <w:r w:rsidRPr="00277909">
        <w:t>” and double-click on “InControl.exe”</w:t>
      </w:r>
    </w:p>
    <w:p w14:paraId="7E5062D5" w14:textId="32D41FE1" w:rsidR="00020B0F" w:rsidRPr="00277909" w:rsidRDefault="00020B0F" w:rsidP="00191AB0">
      <w:r w:rsidRPr="00277909">
        <w:rPr>
          <w:noProof/>
          <w:lang w:val="nl-NL" w:eastAsia="nl-NL"/>
        </w:rPr>
        <w:drawing>
          <wp:inline distT="0" distB="0" distL="0" distR="0" wp14:anchorId="1E591563" wp14:editId="5A96390D">
            <wp:extent cx="4867275" cy="32670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D7E1" w14:textId="3B03710C" w:rsidR="00020B0F" w:rsidRPr="00277909" w:rsidRDefault="00020B0F" w:rsidP="00191AB0">
      <w:r w:rsidRPr="00277909">
        <w:t xml:space="preserve">To check the status go the notification bar in the right bottom corner and </w:t>
      </w:r>
      <w:r w:rsidR="002E76D8" w:rsidRPr="00277909">
        <w:t>left</w:t>
      </w:r>
      <w:r w:rsidRPr="00277909">
        <w:t xml:space="preserve"> click on the InControl Logo</w:t>
      </w:r>
    </w:p>
    <w:p w14:paraId="63DDD663" w14:textId="06591939" w:rsidR="002E76D8" w:rsidRPr="00277909" w:rsidRDefault="002E76D8" w:rsidP="00191AB0">
      <w:r w:rsidRPr="00277909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95D9A" wp14:editId="75402997">
                <wp:simplePos x="0" y="0"/>
                <wp:positionH relativeFrom="column">
                  <wp:posOffset>428625</wp:posOffset>
                </wp:positionH>
                <wp:positionV relativeFrom="paragraph">
                  <wp:posOffset>943610</wp:posOffset>
                </wp:positionV>
                <wp:extent cx="285750" cy="3238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B6A0E" id="Rectangle 42" o:spid="_x0000_s1026" style="position:absolute;margin-left:33.75pt;margin-top:74.3pt;width:22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" filled="f" strokecolor="red" strokeweight="2pt"/>
            </w:pict>
          </mc:Fallback>
        </mc:AlternateContent>
      </w:r>
      <w:r w:rsidRPr="00277909">
        <w:rPr>
          <w:noProof/>
          <w:lang w:val="nl-NL" w:eastAsia="nl-NL"/>
        </w:rPr>
        <w:drawing>
          <wp:inline distT="0" distB="0" distL="0" distR="0" wp14:anchorId="28291503" wp14:editId="4B17DCFF">
            <wp:extent cx="2343150" cy="1247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5834" w14:textId="77777777" w:rsidR="002D6772" w:rsidRPr="00277909" w:rsidRDefault="002D6772" w:rsidP="002D6772">
      <w:pPr>
        <w:pStyle w:val="NoSpacing"/>
      </w:pPr>
    </w:p>
    <w:p w14:paraId="7FA5D9FC" w14:textId="5B369BD5" w:rsidR="002D6772" w:rsidRPr="00277909" w:rsidRDefault="002D6772" w:rsidP="002D6772">
      <w:pPr>
        <w:jc w:val="left"/>
      </w:pPr>
    </w:p>
    <w:p w14:paraId="59052214" w14:textId="3228A8FF" w:rsidR="006E10B8" w:rsidRPr="00277909" w:rsidRDefault="006E10B8" w:rsidP="002D6772">
      <w:pPr>
        <w:jc w:val="left"/>
      </w:pPr>
      <w:r w:rsidRPr="00277909">
        <w:rPr>
          <w:noProof/>
          <w:lang w:val="nl-NL" w:eastAsia="nl-NL"/>
        </w:rPr>
        <w:lastRenderedPageBreak/>
        <w:drawing>
          <wp:inline distT="0" distB="0" distL="0" distR="0" wp14:anchorId="05A1FA7A" wp14:editId="3212C5DB">
            <wp:extent cx="2847975" cy="3314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FD93" w14:textId="7ADBA8BD" w:rsidR="00586124" w:rsidRPr="00277909" w:rsidRDefault="00586124" w:rsidP="002D6772">
      <w:pPr>
        <w:jc w:val="left"/>
      </w:pPr>
      <w:r w:rsidRPr="00277909">
        <w:t>All status indicators should be green. This means that a connection is established end that the tool is working as intended.</w:t>
      </w:r>
    </w:p>
    <w:p w14:paraId="57E5637A" w14:textId="1440DE53" w:rsidR="004444C6" w:rsidRPr="00277909" w:rsidRDefault="004444C6" w:rsidP="002D6772">
      <w:pPr>
        <w:jc w:val="left"/>
      </w:pPr>
    </w:p>
    <w:p w14:paraId="7B53B10A" w14:textId="77777777" w:rsidR="004444C6" w:rsidRPr="00277909" w:rsidRDefault="004444C6">
      <w:pPr>
        <w:jc w:val="left"/>
      </w:pPr>
      <w:r w:rsidRPr="00277909">
        <w:br w:type="page"/>
      </w:r>
    </w:p>
    <w:p w14:paraId="179DE3A2" w14:textId="689ECE82" w:rsidR="004444C6" w:rsidRPr="00277909" w:rsidRDefault="004444C6" w:rsidP="004444C6">
      <w:pPr>
        <w:pStyle w:val="Heading1"/>
        <w:rPr>
          <w:lang w:val="en-US"/>
        </w:rPr>
      </w:pPr>
      <w:bookmarkStart w:id="45" w:name="_Toc472503593"/>
      <w:r w:rsidRPr="00277909">
        <w:rPr>
          <w:lang w:val="en-US"/>
        </w:rPr>
        <w:lastRenderedPageBreak/>
        <w:t>Troubleshooting</w:t>
      </w:r>
      <w:bookmarkEnd w:id="45"/>
    </w:p>
    <w:p w14:paraId="4F2AB110" w14:textId="0C0F4423" w:rsidR="00385265" w:rsidRPr="00277909" w:rsidRDefault="00385265" w:rsidP="00D42F74">
      <w:pPr>
        <w:pStyle w:val="Heading3"/>
        <w:rPr>
          <w:lang w:val="en-US"/>
        </w:rPr>
      </w:pPr>
      <w:bookmarkStart w:id="46" w:name="_Toc472503594"/>
      <w:r w:rsidRPr="00277909">
        <w:rPr>
          <w:lang w:val="en-US"/>
        </w:rPr>
        <w:t xml:space="preserve">Can’t find </w:t>
      </w:r>
      <w:r w:rsidR="00906C41" w:rsidRPr="00277909">
        <w:rPr>
          <w:lang w:val="en-US"/>
        </w:rPr>
        <w:t xml:space="preserve">‘InControl </w:t>
      </w:r>
      <w:r w:rsidR="000F4A81">
        <w:rPr>
          <w:lang w:val="en-US"/>
        </w:rPr>
        <w:t>OPC</w:t>
      </w:r>
      <w:r w:rsidR="00906C41" w:rsidRPr="00277909">
        <w:rPr>
          <w:lang w:val="en-US"/>
        </w:rPr>
        <w:t xml:space="preserve"> </w:t>
      </w:r>
      <w:r w:rsidRPr="00277909">
        <w:rPr>
          <w:lang w:val="en-US"/>
        </w:rPr>
        <w:t>Service</w:t>
      </w:r>
      <w:r w:rsidR="00906C41" w:rsidRPr="00277909">
        <w:rPr>
          <w:lang w:val="en-US"/>
        </w:rPr>
        <w:t>’</w:t>
      </w:r>
      <w:r w:rsidRPr="00277909">
        <w:rPr>
          <w:lang w:val="en-US"/>
        </w:rPr>
        <w:t xml:space="preserve"> in the list with services</w:t>
      </w:r>
      <w:bookmarkEnd w:id="46"/>
    </w:p>
    <w:p w14:paraId="33D78768" w14:textId="7F702371" w:rsidR="00385265" w:rsidRPr="00277909" w:rsidRDefault="00385265" w:rsidP="00385265">
      <w:r w:rsidRPr="00277909">
        <w:t>Make sure the service is installed. You can manually install it by going to “C:\Program Files\Intation\</w:t>
      </w:r>
      <w:r w:rsidR="000F4A81">
        <w:t>OPC</w:t>
      </w:r>
      <w:r w:rsidRPr="00277909">
        <w:t>Service\tools” and double-clicking on “install_service.bat” or rerun the installer.</w:t>
      </w:r>
    </w:p>
    <w:p w14:paraId="6E727D64" w14:textId="5B27EACF" w:rsidR="00385265" w:rsidRPr="00277909" w:rsidRDefault="00906C41" w:rsidP="00D42F74">
      <w:pPr>
        <w:pStyle w:val="Heading3"/>
        <w:rPr>
          <w:lang w:val="en-US"/>
        </w:rPr>
      </w:pPr>
      <w:bookmarkStart w:id="47" w:name="_Toc472503595"/>
      <w:r w:rsidRPr="00277909">
        <w:rPr>
          <w:lang w:val="en-US"/>
        </w:rPr>
        <w:t>‘</w:t>
      </w:r>
      <w:r w:rsidR="00385265" w:rsidRPr="00277909">
        <w:rPr>
          <w:lang w:val="en-US"/>
        </w:rPr>
        <w:t xml:space="preserve">InControl </w:t>
      </w:r>
      <w:r w:rsidR="000F4A81">
        <w:rPr>
          <w:lang w:val="en-US"/>
        </w:rPr>
        <w:t>OPC</w:t>
      </w:r>
      <w:r w:rsidR="00385265" w:rsidRPr="00277909">
        <w:rPr>
          <w:lang w:val="en-US"/>
        </w:rPr>
        <w:t xml:space="preserve"> Service</w:t>
      </w:r>
      <w:r w:rsidRPr="00277909">
        <w:rPr>
          <w:lang w:val="en-US"/>
        </w:rPr>
        <w:t>’</w:t>
      </w:r>
      <w:r w:rsidR="00385265" w:rsidRPr="00277909">
        <w:rPr>
          <w:lang w:val="en-US"/>
        </w:rPr>
        <w:t xml:space="preserve"> failed to start.</w:t>
      </w:r>
      <w:bookmarkEnd w:id="47"/>
    </w:p>
    <w:p w14:paraId="394152A6" w14:textId="77777777" w:rsidR="00385265" w:rsidRPr="00277909" w:rsidRDefault="00385265" w:rsidP="00385265">
      <w:r w:rsidRPr="00277909">
        <w:rPr>
          <w:noProof/>
          <w:lang w:val="nl-NL" w:eastAsia="nl-NL"/>
        </w:rPr>
        <w:drawing>
          <wp:inline distT="0" distB="0" distL="0" distR="0" wp14:anchorId="6D4D5014" wp14:editId="4A05EE0D">
            <wp:extent cx="3876675" cy="1428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84BF" w14:textId="77777777" w:rsidR="00385265" w:rsidRPr="00277909" w:rsidRDefault="00385265" w:rsidP="00385265">
      <w:r w:rsidRPr="00277909">
        <w:t xml:space="preserve">Make sure the </w:t>
      </w:r>
      <w:r w:rsidRPr="00277909">
        <w:rPr>
          <w:b/>
        </w:rPr>
        <w:t xml:space="preserve">C++ Redistributable (x86) </w:t>
      </w:r>
      <w:r w:rsidRPr="00277909">
        <w:t>is installed. To install it rerun the installer and check it during the component window.</w:t>
      </w:r>
    </w:p>
    <w:p w14:paraId="3F17A020" w14:textId="4E10971C" w:rsidR="003F7DD1" w:rsidRPr="00277909" w:rsidRDefault="003F7DD1" w:rsidP="00D42F74">
      <w:pPr>
        <w:pStyle w:val="Heading3"/>
        <w:rPr>
          <w:lang w:val="en-US"/>
        </w:rPr>
      </w:pPr>
      <w:bookmarkStart w:id="48" w:name="_Toc472503596"/>
      <w:r w:rsidRPr="00277909">
        <w:rPr>
          <w:lang w:val="en-US"/>
        </w:rPr>
        <w:t xml:space="preserve">Can’t find ‘InControl </w:t>
      </w:r>
      <w:r w:rsidR="000F4A81">
        <w:rPr>
          <w:lang w:val="en-US"/>
        </w:rPr>
        <w:t>SQL</w:t>
      </w:r>
      <w:r w:rsidRPr="00277909">
        <w:rPr>
          <w:lang w:val="en-US"/>
        </w:rPr>
        <w:t xml:space="preserve"> Service’ in the list with services</w:t>
      </w:r>
      <w:bookmarkEnd w:id="48"/>
    </w:p>
    <w:p w14:paraId="0866C4B8" w14:textId="3D6B8823" w:rsidR="003F7DD1" w:rsidRPr="00277909" w:rsidRDefault="003F7DD1" w:rsidP="003F7DD1">
      <w:pPr>
        <w:jc w:val="left"/>
      </w:pPr>
      <w:r w:rsidRPr="00277909">
        <w:t>Make sure the service is installed. You can manually install it by going to “C:\Program Files\Intation\</w:t>
      </w:r>
      <w:r w:rsidR="000F4A81">
        <w:t>SQL</w:t>
      </w:r>
      <w:r w:rsidRPr="00277909">
        <w:t>Service\tools” and double-clicking on “install_service.bat” or rerun the installer.</w:t>
      </w:r>
    </w:p>
    <w:p w14:paraId="69957931" w14:textId="336B6CA8" w:rsidR="003F7DD1" w:rsidRPr="00277909" w:rsidRDefault="003F7DD1" w:rsidP="00D42F74">
      <w:pPr>
        <w:pStyle w:val="Heading3"/>
        <w:rPr>
          <w:lang w:val="en-US"/>
        </w:rPr>
      </w:pPr>
      <w:bookmarkStart w:id="49" w:name="_Toc472503597"/>
      <w:r w:rsidRPr="00277909">
        <w:rPr>
          <w:lang w:val="en-US"/>
        </w:rPr>
        <w:t xml:space="preserve">‘InControl </w:t>
      </w:r>
      <w:r w:rsidR="000F4A81">
        <w:rPr>
          <w:lang w:val="en-US"/>
        </w:rPr>
        <w:t>SQL</w:t>
      </w:r>
      <w:r w:rsidRPr="00277909">
        <w:rPr>
          <w:lang w:val="en-US"/>
        </w:rPr>
        <w:t xml:space="preserve"> Service’ failed to start.</w:t>
      </w:r>
      <w:bookmarkEnd w:id="49"/>
    </w:p>
    <w:p w14:paraId="26574F67" w14:textId="77777777" w:rsidR="003F7DD1" w:rsidRPr="00277909" w:rsidRDefault="003F7DD1" w:rsidP="003F7DD1">
      <w:r w:rsidRPr="00277909">
        <w:rPr>
          <w:noProof/>
          <w:lang w:val="nl-NL" w:eastAsia="nl-NL"/>
        </w:rPr>
        <w:drawing>
          <wp:inline distT="0" distB="0" distL="0" distR="0" wp14:anchorId="25C5FC2A" wp14:editId="37678B2F">
            <wp:extent cx="4714875" cy="1771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CE5" w14:textId="4CAA19D3" w:rsidR="003F7DD1" w:rsidRPr="00277909" w:rsidRDefault="003F7DD1" w:rsidP="003F7DD1">
      <w:r w:rsidRPr="00277909">
        <w:t xml:space="preserve">Make sure the </w:t>
      </w:r>
      <w:r w:rsidRPr="00277909">
        <w:rPr>
          <w:b/>
        </w:rPr>
        <w:t xml:space="preserve">C++ Redistributable (x86) </w:t>
      </w:r>
      <w:r w:rsidRPr="00277909">
        <w:t>is installed. To install it rerun the installer and check it during the component window.</w:t>
      </w:r>
    </w:p>
    <w:p w14:paraId="0AEEE8B3" w14:textId="014077F6" w:rsidR="00D42F74" w:rsidRPr="00277909" w:rsidRDefault="00D42F74">
      <w:pPr>
        <w:jc w:val="left"/>
      </w:pPr>
    </w:p>
    <w:p w14:paraId="4F2B4BFF" w14:textId="55313896" w:rsidR="00D42F74" w:rsidRPr="00277909" w:rsidRDefault="00D42F74" w:rsidP="00D42F74">
      <w:pPr>
        <w:pStyle w:val="Heading3"/>
        <w:rPr>
          <w:lang w:val="en-US"/>
        </w:rPr>
      </w:pPr>
      <w:bookmarkStart w:id="50" w:name="_Toc472503598"/>
      <w:r w:rsidRPr="00277909">
        <w:rPr>
          <w:lang w:val="en-US"/>
        </w:rPr>
        <w:lastRenderedPageBreak/>
        <w:t xml:space="preserve">‘InControl </w:t>
      </w:r>
      <w:r w:rsidR="000F4A81">
        <w:rPr>
          <w:lang w:val="en-US"/>
        </w:rPr>
        <w:t>SQL</w:t>
      </w:r>
      <w:r w:rsidRPr="00277909">
        <w:rPr>
          <w:lang w:val="en-US"/>
        </w:rPr>
        <w:t xml:space="preserve"> Service’ has stopped working. Unable to load DLL ‘websocket.dll’</w:t>
      </w:r>
      <w:bookmarkEnd w:id="50"/>
    </w:p>
    <w:p w14:paraId="4B0F6188" w14:textId="77777777" w:rsidR="00D42F74" w:rsidRPr="00277909" w:rsidRDefault="00D42F74" w:rsidP="00D42F74">
      <w:r w:rsidRPr="00277909">
        <w:rPr>
          <w:noProof/>
          <w:lang w:val="nl-NL" w:eastAsia="nl-NL"/>
        </w:rPr>
        <w:drawing>
          <wp:inline distT="0" distB="0" distL="0" distR="0" wp14:anchorId="52098B72" wp14:editId="53376CE7">
            <wp:extent cx="5926455" cy="5341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DD4" w14:textId="77777777" w:rsidR="00D42F74" w:rsidRPr="00277909" w:rsidRDefault="00D42F74" w:rsidP="00D42F74"/>
    <w:p w14:paraId="10D6B551" w14:textId="77777777" w:rsidR="00D42F74" w:rsidRPr="00277909" w:rsidRDefault="00D42F74" w:rsidP="00D42F74">
      <w:r w:rsidRPr="00277909">
        <w:t xml:space="preserve">Make sure the </w:t>
      </w:r>
      <w:r w:rsidRPr="00277909">
        <w:rPr>
          <w:b/>
        </w:rPr>
        <w:t xml:space="preserve">C++ Redistributable (x86) </w:t>
      </w:r>
      <w:r w:rsidRPr="00277909">
        <w:t>is installed. To install it rerun the installer and check it during the component window.</w:t>
      </w:r>
    </w:p>
    <w:p w14:paraId="17F699DA" w14:textId="77777777" w:rsidR="00D42F74" w:rsidRPr="00277909" w:rsidRDefault="00D42F74" w:rsidP="00D42F74">
      <w:pPr>
        <w:jc w:val="left"/>
      </w:pPr>
      <w:r w:rsidRPr="00277909">
        <w:br w:type="page"/>
      </w:r>
    </w:p>
    <w:p w14:paraId="6A79073A" w14:textId="58D11955" w:rsidR="00D42F74" w:rsidRPr="00277909" w:rsidRDefault="00D42F74" w:rsidP="00D42F74">
      <w:pPr>
        <w:pStyle w:val="Heading3"/>
        <w:rPr>
          <w:lang w:val="en-US"/>
        </w:rPr>
      </w:pPr>
      <w:bookmarkStart w:id="51" w:name="_Toc472503599"/>
      <w:r w:rsidRPr="00277909">
        <w:rPr>
          <w:lang w:val="en-US"/>
        </w:rPr>
        <w:lastRenderedPageBreak/>
        <w:t xml:space="preserve">‘InControl </w:t>
      </w:r>
      <w:r w:rsidR="000F4A81">
        <w:rPr>
          <w:lang w:val="en-US"/>
        </w:rPr>
        <w:t>SQL</w:t>
      </w:r>
      <w:r w:rsidRPr="00277909">
        <w:rPr>
          <w:lang w:val="en-US"/>
        </w:rPr>
        <w:t xml:space="preserve"> Service’ </w:t>
      </w:r>
      <w:r w:rsidR="000F4A81">
        <w:rPr>
          <w:lang w:val="en-US"/>
        </w:rPr>
        <w:t>SQL</w:t>
      </w:r>
      <w:r w:rsidRPr="00277909">
        <w:rPr>
          <w:lang w:val="en-US"/>
        </w:rPr>
        <w:t xml:space="preserve"> error: Connect =&gt; Cannot open database “InControl” requested by the login.</w:t>
      </w:r>
      <w:bookmarkEnd w:id="51"/>
    </w:p>
    <w:p w14:paraId="40171D67" w14:textId="77777777" w:rsidR="00D42F74" w:rsidRPr="00277909" w:rsidRDefault="00D42F74" w:rsidP="00D42F74">
      <w:r w:rsidRPr="00277909">
        <w:rPr>
          <w:noProof/>
          <w:lang w:val="nl-NL" w:eastAsia="nl-NL"/>
        </w:rPr>
        <w:drawing>
          <wp:inline distT="0" distB="0" distL="0" distR="0" wp14:anchorId="1059C79E" wp14:editId="5F4BA8E0">
            <wp:extent cx="5926455" cy="30245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062" w14:textId="7FCCBAF7" w:rsidR="00D42F74" w:rsidRPr="00277909" w:rsidRDefault="00D42F74" w:rsidP="00D42F74">
      <w:r w:rsidRPr="00277909">
        <w:t xml:space="preserve">Make sure the database “InControl” is created on the </w:t>
      </w:r>
      <w:r w:rsidR="000F4A81">
        <w:t>SQL</w:t>
      </w:r>
      <w:r w:rsidRPr="00277909">
        <w:t xml:space="preserve"> server. To create this database go to “C:\Program Files (x86)\Intation\</w:t>
      </w:r>
      <w:r w:rsidR="000F4A81">
        <w:t>SQL</w:t>
      </w:r>
      <w:r w:rsidRPr="00277909">
        <w:t>Service\tools” and double-click on “databasecreation.bat”</w:t>
      </w:r>
    </w:p>
    <w:p w14:paraId="2C7A22E2" w14:textId="77777777" w:rsidR="00D42F74" w:rsidRPr="00277909" w:rsidRDefault="00D42F74" w:rsidP="00D42F74">
      <w:pPr>
        <w:pStyle w:val="Heading3"/>
        <w:rPr>
          <w:lang w:val="en-US"/>
        </w:rPr>
      </w:pPr>
      <w:bookmarkStart w:id="52" w:name="_Toc472503600"/>
      <w:r w:rsidRPr="00277909">
        <w:rPr>
          <w:lang w:val="en-US"/>
        </w:rPr>
        <w:t>No License Found</w:t>
      </w:r>
      <w:bookmarkEnd w:id="52"/>
    </w:p>
    <w:p w14:paraId="6499056D" w14:textId="77777777" w:rsidR="00D42F74" w:rsidRPr="00277909" w:rsidRDefault="00D42F74" w:rsidP="00D42F74">
      <w:r w:rsidRPr="00277909">
        <w:t>Make sure you have copied the file “license.lic” to the right location. Check point 2.5 in this document to resolve this issue.</w:t>
      </w:r>
    </w:p>
    <w:p w14:paraId="5D7211D2" w14:textId="77777777" w:rsidR="00D42F74" w:rsidRPr="00277909" w:rsidRDefault="00D42F74" w:rsidP="00D42F74">
      <w:pPr>
        <w:pStyle w:val="Heading3"/>
        <w:rPr>
          <w:lang w:val="en-US"/>
        </w:rPr>
      </w:pPr>
      <w:bookmarkStart w:id="53" w:name="_Toc472503601"/>
      <w:r w:rsidRPr="00277909">
        <w:rPr>
          <w:lang w:val="en-US"/>
        </w:rPr>
        <w:t>Invalid License</w:t>
      </w:r>
      <w:bookmarkEnd w:id="53"/>
    </w:p>
    <w:p w14:paraId="7C227C5A" w14:textId="77777777" w:rsidR="00D42F74" w:rsidRPr="00277909" w:rsidRDefault="00D42F74" w:rsidP="00D42F74">
      <w:r w:rsidRPr="00277909">
        <w:t>This means that the license you are trying to use not valid. Make sure you have the right license file.</w:t>
      </w:r>
    </w:p>
    <w:p w14:paraId="34AD9D9A" w14:textId="73973591" w:rsidR="00D42F74" w:rsidRPr="00277909" w:rsidRDefault="00D42F74" w:rsidP="003F7DD1"/>
    <w:p w14:paraId="2F653448" w14:textId="77777777" w:rsidR="00385265" w:rsidRPr="00277909" w:rsidRDefault="00385265" w:rsidP="00385265"/>
    <w:sectPr w:rsidR="00385265" w:rsidRPr="00277909" w:rsidSect="009C65E9">
      <w:headerReference w:type="default" r:id="rId56"/>
      <w:footerReference w:type="default" r:id="rId57"/>
      <w:headerReference w:type="first" r:id="rId58"/>
      <w:pgSz w:w="11907" w:h="16839" w:code="9"/>
      <w:pgMar w:top="615" w:right="1134" w:bottom="184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BD1B36" w14:textId="77777777" w:rsidR="0093692E" w:rsidRDefault="0093692E" w:rsidP="00175359">
      <w:r>
        <w:separator/>
      </w:r>
    </w:p>
  </w:endnote>
  <w:endnote w:type="continuationSeparator" w:id="0">
    <w:p w14:paraId="7CDE1D38" w14:textId="77777777" w:rsidR="0093692E" w:rsidRDefault="0093692E" w:rsidP="00175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A313C5" w14:textId="7B3060CE" w:rsidR="0093692E" w:rsidRPr="00310351" w:rsidRDefault="0093692E" w:rsidP="00175359">
    <w:pPr>
      <w:pStyle w:val="Footer"/>
    </w:pPr>
    <w:r>
      <w:t>InControl Installation Manual</w:t>
    </w:r>
    <w:r w:rsidRPr="00310351">
      <w:tab/>
    </w:r>
    <w:r w:rsidRPr="00310351">
      <w:tab/>
    </w:r>
  </w:p>
  <w:p w14:paraId="145E6475" w14:textId="1EC3D646" w:rsidR="0093692E" w:rsidRPr="00514573" w:rsidRDefault="0093692E" w:rsidP="00175359">
    <w:pPr>
      <w:pStyle w:val="Header"/>
    </w:pPr>
    <w:r>
      <w:t>17 January 2017</w:t>
    </w:r>
    <w:r w:rsidRPr="00310351">
      <w:tab/>
    </w:r>
    <w:r w:rsidRPr="00310351">
      <w:tab/>
    </w:r>
    <w:sdt>
      <w:sdtPr>
        <w:id w:val="-1302377635"/>
        <w:docPartObj>
          <w:docPartGallery w:val="Page Numbers (Top of Page)"/>
          <w:docPartUnique/>
        </w:docPartObj>
      </w:sdtPr>
      <w:sdtEndPr/>
      <w:sdtContent>
        <w:r w:rsidRPr="00310351">
          <w:t xml:space="preserve">Pag. </w:t>
        </w:r>
        <w:r w:rsidRPr="00514573">
          <w:rPr>
            <w:lang w:val="nl-BE"/>
          </w:rPr>
          <w:fldChar w:fldCharType="begin"/>
        </w:r>
        <w:r w:rsidRPr="002C0849">
          <w:instrText>PAGE</w:instrText>
        </w:r>
        <w:r w:rsidRPr="00514573">
          <w:rPr>
            <w:lang w:val="nl-BE"/>
          </w:rPr>
          <w:fldChar w:fldCharType="separate"/>
        </w:r>
        <w:r w:rsidR="000F62C5">
          <w:rPr>
            <w:noProof/>
          </w:rPr>
          <w:t>2</w:t>
        </w:r>
        <w:r w:rsidRPr="00514573">
          <w:rPr>
            <w:lang w:val="nl-BE"/>
          </w:rPr>
          <w:fldChar w:fldCharType="end"/>
        </w:r>
        <w:r w:rsidRPr="00514573">
          <w:rPr>
            <w:lang w:val="nl-BE"/>
          </w:rPr>
          <w:t xml:space="preserve"> / </w:t>
        </w:r>
        <w:r w:rsidRPr="00514573">
          <w:rPr>
            <w:lang w:val="nl-BE"/>
          </w:rPr>
          <w:fldChar w:fldCharType="begin"/>
        </w:r>
        <w:r w:rsidRPr="00514573">
          <w:rPr>
            <w:lang w:val="nl-BE"/>
          </w:rPr>
          <w:instrText>NUMPAGES</w:instrText>
        </w:r>
        <w:r w:rsidRPr="00514573">
          <w:rPr>
            <w:lang w:val="nl-BE"/>
          </w:rPr>
          <w:fldChar w:fldCharType="separate"/>
        </w:r>
        <w:r w:rsidR="000F62C5">
          <w:rPr>
            <w:noProof/>
            <w:lang w:val="nl-BE"/>
          </w:rPr>
          <w:t>49</w:t>
        </w:r>
        <w:r w:rsidRPr="00514573">
          <w:rPr>
            <w:lang w:val="nl-BE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F81880" w14:textId="77777777" w:rsidR="0093692E" w:rsidRDefault="0093692E" w:rsidP="00175359">
      <w:r>
        <w:separator/>
      </w:r>
    </w:p>
  </w:footnote>
  <w:footnote w:type="continuationSeparator" w:id="0">
    <w:p w14:paraId="48C27512" w14:textId="77777777" w:rsidR="0093692E" w:rsidRDefault="0093692E" w:rsidP="001753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E516C8" w14:textId="0D5E553D" w:rsidR="0093692E" w:rsidRDefault="0093692E" w:rsidP="00175359">
    <w:pPr>
      <w:pStyle w:val="Header"/>
    </w:pPr>
    <w:r w:rsidRPr="00960E9E">
      <w:rPr>
        <w:noProof/>
        <w:lang w:val="nl-NL" w:eastAsia="nl-NL"/>
      </w:rPr>
      <w:drawing>
        <wp:anchor distT="0" distB="0" distL="114300" distR="114300" simplePos="0" relativeHeight="251658240" behindDoc="0" locked="0" layoutInCell="1" allowOverlap="1" wp14:anchorId="24E9978A" wp14:editId="66631BA0">
          <wp:simplePos x="0" y="0"/>
          <wp:positionH relativeFrom="column">
            <wp:posOffset>38100</wp:posOffset>
          </wp:positionH>
          <wp:positionV relativeFrom="paragraph">
            <wp:posOffset>-304165</wp:posOffset>
          </wp:positionV>
          <wp:extent cx="2952750" cy="1045845"/>
          <wp:effectExtent l="0" t="0" r="0" b="1905"/>
          <wp:wrapThrough wrapText="bothSides">
            <wp:wrapPolygon edited="0">
              <wp:start x="15468" y="393"/>
              <wp:lineTo x="15050" y="1574"/>
              <wp:lineTo x="14075" y="6295"/>
              <wp:lineTo x="139" y="9443"/>
              <wp:lineTo x="279" y="21246"/>
              <wp:lineTo x="21461" y="21246"/>
              <wp:lineTo x="21461" y="12984"/>
              <wp:lineTo x="17977" y="6689"/>
              <wp:lineTo x="17977" y="1967"/>
              <wp:lineTo x="17419" y="393"/>
              <wp:lineTo x="15468" y="393"/>
            </wp:wrapPolygon>
          </wp:wrapThrough>
          <wp:docPr id="8" name="Picture 0" descr="Logo slogan ne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logan new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52750" cy="1045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237F2B" w14:textId="576D0AFB" w:rsidR="0093692E" w:rsidRDefault="0093692E" w:rsidP="00175359">
    <w:pPr>
      <w:pStyle w:val="Header"/>
    </w:pPr>
    <w:r w:rsidRPr="00960E9E">
      <w:rPr>
        <w:noProof/>
        <w:lang w:val="nl-NL" w:eastAsia="nl-NL"/>
      </w:rPr>
      <w:drawing>
        <wp:anchor distT="0" distB="0" distL="114300" distR="114300" simplePos="0" relativeHeight="251695104" behindDoc="0" locked="0" layoutInCell="1" allowOverlap="1" wp14:anchorId="52B8BE96" wp14:editId="486D2540">
          <wp:simplePos x="0" y="0"/>
          <wp:positionH relativeFrom="column">
            <wp:posOffset>-78740</wp:posOffset>
          </wp:positionH>
          <wp:positionV relativeFrom="paragraph">
            <wp:posOffset>-326390</wp:posOffset>
          </wp:positionV>
          <wp:extent cx="2139950" cy="756920"/>
          <wp:effectExtent l="0" t="0" r="0" b="5080"/>
          <wp:wrapThrough wrapText="bothSides">
            <wp:wrapPolygon edited="0">
              <wp:start x="15191" y="0"/>
              <wp:lineTo x="7499" y="5436"/>
              <wp:lineTo x="0" y="9242"/>
              <wp:lineTo x="192" y="21201"/>
              <wp:lineTo x="21344" y="21201"/>
              <wp:lineTo x="21344" y="12503"/>
              <wp:lineTo x="15960" y="9785"/>
              <wp:lineTo x="17882" y="8698"/>
              <wp:lineTo x="18267" y="2718"/>
              <wp:lineTo x="17498" y="0"/>
              <wp:lineTo x="15191" y="0"/>
            </wp:wrapPolygon>
          </wp:wrapThrough>
          <wp:docPr id="15" name="Picture 0" descr="Logo slogan ne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logan new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9950" cy="756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D176002" w14:textId="694381FF" w:rsidR="0093692E" w:rsidRDefault="0093692E" w:rsidP="00175359">
    <w:pPr>
      <w:pStyle w:val="Header"/>
    </w:pPr>
  </w:p>
  <w:p w14:paraId="1BA81436" w14:textId="08F7D331" w:rsidR="0093692E" w:rsidRDefault="0093692E" w:rsidP="00175359">
    <w:pPr>
      <w:pStyle w:val="Header"/>
    </w:pPr>
    <w:r>
      <w:t xml:space="preserve"> </w:t>
    </w:r>
    <w:r>
      <w:rPr>
        <w:noProof/>
        <w:lang w:val="nl-NL" w:eastAsia="nl-NL"/>
      </w:rPr>
      <w:drawing>
        <wp:inline distT="0" distB="0" distL="0" distR="0" wp14:anchorId="5198D5D2" wp14:editId="6F4FB9F2">
          <wp:extent cx="3300889" cy="158316"/>
          <wp:effectExtent l="0" t="0" r="0" b="0"/>
          <wp:docPr id="16" name="Afbeelding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7379" cy="16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66DAC36" w14:textId="77777777" w:rsidR="0093692E" w:rsidRPr="00E55A35" w:rsidRDefault="0093692E" w:rsidP="001753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62B05B" w14:textId="77777777" w:rsidR="0093692E" w:rsidRDefault="0093692E" w:rsidP="00175359">
    <w:pPr>
      <w:pStyle w:val="Header"/>
    </w:pPr>
    <w:r>
      <w:rPr>
        <w:noProof/>
        <w:lang w:val="nl-NL" w:eastAsia="nl-NL"/>
      </w:rPr>
      <w:drawing>
        <wp:anchor distT="0" distB="0" distL="114300" distR="114300" simplePos="0" relativeHeight="251691008" behindDoc="1" locked="0" layoutInCell="1" allowOverlap="1" wp14:anchorId="72148818" wp14:editId="3D66919A">
          <wp:simplePos x="0" y="0"/>
          <wp:positionH relativeFrom="column">
            <wp:posOffset>4165600</wp:posOffset>
          </wp:positionH>
          <wp:positionV relativeFrom="paragraph">
            <wp:posOffset>-273685</wp:posOffset>
          </wp:positionV>
          <wp:extent cx="2190750" cy="694008"/>
          <wp:effectExtent l="0" t="0" r="0" b="0"/>
          <wp:wrapNone/>
          <wp:docPr id="17" name="Picture 0" descr="logo transparant b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 transparant bg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69400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2E67"/>
    <w:multiLevelType w:val="hybridMultilevel"/>
    <w:tmpl w:val="B25CF6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17AA3"/>
    <w:multiLevelType w:val="multilevel"/>
    <w:tmpl w:val="7ABCFB6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D3636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color w:val="FD3636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61A4196"/>
    <w:multiLevelType w:val="hybridMultilevel"/>
    <w:tmpl w:val="D26ABFC2"/>
    <w:lvl w:ilvl="0" w:tplc="0413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333D51"/>
    <w:multiLevelType w:val="hybridMultilevel"/>
    <w:tmpl w:val="38208936"/>
    <w:lvl w:ilvl="0" w:tplc="6CB25E46">
      <w:start w:val="5"/>
      <w:numFmt w:val="bullet"/>
      <w:lvlText w:val="-"/>
      <w:lvlJc w:val="left"/>
      <w:pPr>
        <w:ind w:left="720" w:hanging="360"/>
      </w:pPr>
      <w:rPr>
        <w:rFonts w:ascii="Lucida Sans" w:eastAsiaTheme="minorEastAsia" w:hAnsi="Lucida San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7061E1"/>
    <w:multiLevelType w:val="hybridMultilevel"/>
    <w:tmpl w:val="7A92B75C"/>
    <w:lvl w:ilvl="0" w:tplc="0413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DB4328D"/>
    <w:multiLevelType w:val="multilevel"/>
    <w:tmpl w:val="FAA408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32219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390374"/>
    <w:multiLevelType w:val="multilevel"/>
    <w:tmpl w:val="C92EA416"/>
    <w:lvl w:ilvl="0">
      <w:start w:val="1"/>
      <w:numFmt w:val="upperLetter"/>
      <w:pStyle w:val="AppendixHeading"/>
      <w:suff w:val="space"/>
      <w:lvlText w:val="Appendix %1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64A2316"/>
    <w:multiLevelType w:val="multilevel"/>
    <w:tmpl w:val="E918DB4C"/>
    <w:lvl w:ilvl="0">
      <w:start w:val="1"/>
      <w:numFmt w:val="none"/>
      <w:pStyle w:val="Caption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9236766"/>
    <w:multiLevelType w:val="hybridMultilevel"/>
    <w:tmpl w:val="E5BE6292"/>
    <w:lvl w:ilvl="0" w:tplc="CF880F32">
      <w:numFmt w:val="bullet"/>
      <w:lvlText w:val="-"/>
      <w:lvlJc w:val="left"/>
      <w:pPr>
        <w:ind w:left="720" w:hanging="360"/>
      </w:pPr>
      <w:rPr>
        <w:rFonts w:ascii="Lucida Sans" w:eastAsiaTheme="minorEastAsia" w:hAnsi="Lucida San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D5E85"/>
    <w:multiLevelType w:val="hybridMultilevel"/>
    <w:tmpl w:val="C3DEB57A"/>
    <w:lvl w:ilvl="0" w:tplc="CF880F32">
      <w:numFmt w:val="bullet"/>
      <w:lvlText w:val="-"/>
      <w:lvlJc w:val="left"/>
      <w:pPr>
        <w:ind w:left="1080" w:hanging="360"/>
      </w:pPr>
      <w:rPr>
        <w:rFonts w:ascii="Lucida Sans" w:eastAsiaTheme="minorEastAsia" w:hAnsi="Lucida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9C2E2F"/>
    <w:multiLevelType w:val="hybridMultilevel"/>
    <w:tmpl w:val="E286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F0A4F"/>
    <w:multiLevelType w:val="multilevel"/>
    <w:tmpl w:val="1D42E28E"/>
    <w:lvl w:ilvl="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0CC20A6"/>
    <w:multiLevelType w:val="hybridMultilevel"/>
    <w:tmpl w:val="775E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54156"/>
    <w:multiLevelType w:val="hybridMultilevel"/>
    <w:tmpl w:val="779C1874"/>
    <w:lvl w:ilvl="0" w:tplc="8AD47394">
      <w:numFmt w:val="bullet"/>
      <w:lvlText w:val="-"/>
      <w:lvlJc w:val="left"/>
      <w:pPr>
        <w:ind w:left="1080" w:hanging="360"/>
      </w:pPr>
      <w:rPr>
        <w:rFonts w:ascii="Lucida Sans" w:eastAsiaTheme="minorEastAsia" w:hAnsi="Lucida San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1E6E7A"/>
    <w:multiLevelType w:val="hybridMultilevel"/>
    <w:tmpl w:val="550E909C"/>
    <w:lvl w:ilvl="0" w:tplc="CF880F32">
      <w:numFmt w:val="bullet"/>
      <w:lvlText w:val="-"/>
      <w:lvlJc w:val="left"/>
      <w:pPr>
        <w:ind w:left="720" w:hanging="360"/>
      </w:pPr>
      <w:rPr>
        <w:rFonts w:ascii="Lucida Sans" w:eastAsiaTheme="minorEastAsia" w:hAnsi="Lucida San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6E3DB9"/>
    <w:multiLevelType w:val="hybridMultilevel"/>
    <w:tmpl w:val="0924206A"/>
    <w:lvl w:ilvl="0" w:tplc="3AD697B2">
      <w:start w:val="9"/>
      <w:numFmt w:val="bullet"/>
      <w:lvlText w:val="-"/>
      <w:lvlJc w:val="left"/>
      <w:pPr>
        <w:ind w:left="720" w:hanging="360"/>
      </w:pPr>
      <w:rPr>
        <w:rFonts w:ascii="Lucida Sans" w:eastAsiaTheme="minorEastAsia" w:hAnsi="Lucida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C39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622B59"/>
    <w:multiLevelType w:val="hybridMultilevel"/>
    <w:tmpl w:val="8FF2A1BA"/>
    <w:lvl w:ilvl="0" w:tplc="DD606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70EE0"/>
    <w:multiLevelType w:val="multilevel"/>
    <w:tmpl w:val="91CE1C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E756FE3"/>
    <w:multiLevelType w:val="hybridMultilevel"/>
    <w:tmpl w:val="48962008"/>
    <w:lvl w:ilvl="0" w:tplc="0413000F">
      <w:start w:val="1"/>
      <w:numFmt w:val="decimal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59000EB"/>
    <w:multiLevelType w:val="hybridMultilevel"/>
    <w:tmpl w:val="D1820ABC"/>
    <w:lvl w:ilvl="0" w:tplc="CF880F32">
      <w:numFmt w:val="bullet"/>
      <w:lvlText w:val="-"/>
      <w:lvlJc w:val="left"/>
      <w:pPr>
        <w:ind w:left="1080" w:hanging="360"/>
      </w:pPr>
      <w:rPr>
        <w:rFonts w:ascii="Lucida Sans" w:eastAsiaTheme="minorEastAsia" w:hAnsi="Lucida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D0FD4"/>
    <w:multiLevelType w:val="hybridMultilevel"/>
    <w:tmpl w:val="C464C58A"/>
    <w:lvl w:ilvl="0" w:tplc="CF880F32">
      <w:numFmt w:val="bullet"/>
      <w:lvlText w:val="-"/>
      <w:lvlJc w:val="left"/>
      <w:pPr>
        <w:ind w:left="720" w:hanging="360"/>
      </w:pPr>
      <w:rPr>
        <w:rFonts w:ascii="Lucida Sans" w:eastAsiaTheme="minorEastAsia" w:hAnsi="Lucida San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A3CB7"/>
    <w:multiLevelType w:val="hybridMultilevel"/>
    <w:tmpl w:val="D8AA8E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A891FBA"/>
    <w:multiLevelType w:val="hybridMultilevel"/>
    <w:tmpl w:val="A222759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1324B1"/>
    <w:multiLevelType w:val="hybridMultilevel"/>
    <w:tmpl w:val="CD6C6604"/>
    <w:lvl w:ilvl="0" w:tplc="C4F44EF0">
      <w:numFmt w:val="bullet"/>
      <w:lvlText w:val="-"/>
      <w:lvlJc w:val="left"/>
      <w:pPr>
        <w:ind w:left="1080" w:hanging="360"/>
      </w:pPr>
      <w:rPr>
        <w:rFonts w:ascii="Lucida Sans" w:eastAsiaTheme="minorEastAsia" w:hAnsi="Lucida Sans" w:cstheme="minorBidi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"/>
    <w:lvlOverride w:ilvl="0">
      <w:lvl w:ilvl="0">
        <w:start w:val="1"/>
        <w:numFmt w:val="decimal"/>
        <w:pStyle w:val="Heading1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864" w:hanging="86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9">
    <w:abstractNumId w:val="10"/>
  </w:num>
  <w:num w:numId="10">
    <w:abstractNumId w:val="15"/>
  </w:num>
  <w:num w:numId="11">
    <w:abstractNumId w:val="7"/>
  </w:num>
  <w:num w:numId="12">
    <w:abstractNumId w:val="6"/>
  </w:num>
  <w:num w:numId="13">
    <w:abstractNumId w:val="1"/>
  </w:num>
  <w:num w:numId="14">
    <w:abstractNumId w:val="1"/>
  </w:num>
  <w:num w:numId="15">
    <w:abstractNumId w:val="14"/>
  </w:num>
  <w:num w:numId="16">
    <w:abstractNumId w:val="23"/>
  </w:num>
  <w:num w:numId="17">
    <w:abstractNumId w:val="21"/>
  </w:num>
  <w:num w:numId="18">
    <w:abstractNumId w:val="8"/>
  </w:num>
  <w:num w:numId="19">
    <w:abstractNumId w:val="13"/>
  </w:num>
  <w:num w:numId="20">
    <w:abstractNumId w:val="9"/>
  </w:num>
  <w:num w:numId="21">
    <w:abstractNumId w:val="20"/>
  </w:num>
  <w:num w:numId="22">
    <w:abstractNumId w:val="17"/>
  </w:num>
  <w:num w:numId="23">
    <w:abstractNumId w:val="12"/>
  </w:num>
  <w:num w:numId="24">
    <w:abstractNumId w:val="22"/>
  </w:num>
  <w:num w:numId="25">
    <w:abstractNumId w:val="19"/>
  </w:num>
  <w:num w:numId="26">
    <w:abstractNumId w:val="2"/>
  </w:num>
  <w:num w:numId="27">
    <w:abstractNumId w:val="24"/>
  </w:num>
  <w:num w:numId="28">
    <w:abstractNumId w:val="1"/>
  </w:num>
  <w:num w:numId="29">
    <w:abstractNumId w:val="3"/>
  </w:num>
  <w:num w:numId="30">
    <w:abstractNumId w:val="0"/>
  </w:num>
  <w:num w:numId="3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an Roks">
    <w15:presenceInfo w15:providerId="None" w15:userId="Daan Rok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visionView w:markup="0"/>
  <w:trackRevisions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19E"/>
    <w:rsid w:val="0000340A"/>
    <w:rsid w:val="00004185"/>
    <w:rsid w:val="0000554B"/>
    <w:rsid w:val="00011701"/>
    <w:rsid w:val="000178B0"/>
    <w:rsid w:val="00020B0F"/>
    <w:rsid w:val="000339CD"/>
    <w:rsid w:val="0003715D"/>
    <w:rsid w:val="00037888"/>
    <w:rsid w:val="00043F9C"/>
    <w:rsid w:val="0004659F"/>
    <w:rsid w:val="00056288"/>
    <w:rsid w:val="00065CB6"/>
    <w:rsid w:val="00066482"/>
    <w:rsid w:val="00071DF1"/>
    <w:rsid w:val="00071E67"/>
    <w:rsid w:val="000732C9"/>
    <w:rsid w:val="00073E96"/>
    <w:rsid w:val="00076967"/>
    <w:rsid w:val="00076B02"/>
    <w:rsid w:val="000865BA"/>
    <w:rsid w:val="00087057"/>
    <w:rsid w:val="00092B58"/>
    <w:rsid w:val="00095F93"/>
    <w:rsid w:val="000A344C"/>
    <w:rsid w:val="000A4062"/>
    <w:rsid w:val="000C07AA"/>
    <w:rsid w:val="000D25BF"/>
    <w:rsid w:val="000E2655"/>
    <w:rsid w:val="000E631E"/>
    <w:rsid w:val="000F462F"/>
    <w:rsid w:val="000F4A81"/>
    <w:rsid w:val="000F594C"/>
    <w:rsid w:val="000F62C5"/>
    <w:rsid w:val="00100F95"/>
    <w:rsid w:val="00101684"/>
    <w:rsid w:val="00101C4D"/>
    <w:rsid w:val="00103115"/>
    <w:rsid w:val="00104A6B"/>
    <w:rsid w:val="00105B07"/>
    <w:rsid w:val="00114A8F"/>
    <w:rsid w:val="00115EBF"/>
    <w:rsid w:val="00115FB8"/>
    <w:rsid w:val="00124993"/>
    <w:rsid w:val="00136343"/>
    <w:rsid w:val="00143854"/>
    <w:rsid w:val="001501D7"/>
    <w:rsid w:val="0015203B"/>
    <w:rsid w:val="0015250A"/>
    <w:rsid w:val="00157318"/>
    <w:rsid w:val="00160F42"/>
    <w:rsid w:val="001617C5"/>
    <w:rsid w:val="001621BC"/>
    <w:rsid w:val="001656C3"/>
    <w:rsid w:val="0017421B"/>
    <w:rsid w:val="00174E99"/>
    <w:rsid w:val="00175359"/>
    <w:rsid w:val="001768FE"/>
    <w:rsid w:val="0017743D"/>
    <w:rsid w:val="00191AB0"/>
    <w:rsid w:val="0019541D"/>
    <w:rsid w:val="00196D13"/>
    <w:rsid w:val="001A6DC0"/>
    <w:rsid w:val="001B124E"/>
    <w:rsid w:val="001B1AFB"/>
    <w:rsid w:val="001B359D"/>
    <w:rsid w:val="001B3944"/>
    <w:rsid w:val="001B4C68"/>
    <w:rsid w:val="001B5BC7"/>
    <w:rsid w:val="001C0076"/>
    <w:rsid w:val="001C56DA"/>
    <w:rsid w:val="001C650D"/>
    <w:rsid w:val="001D08A3"/>
    <w:rsid w:val="001E2BA6"/>
    <w:rsid w:val="001E6EBE"/>
    <w:rsid w:val="001E7C9B"/>
    <w:rsid w:val="001F03BD"/>
    <w:rsid w:val="001F04EA"/>
    <w:rsid w:val="001F4410"/>
    <w:rsid w:val="001F6AB1"/>
    <w:rsid w:val="00201733"/>
    <w:rsid w:val="00201D65"/>
    <w:rsid w:val="002064B6"/>
    <w:rsid w:val="00206BF0"/>
    <w:rsid w:val="00217DD3"/>
    <w:rsid w:val="002216CE"/>
    <w:rsid w:val="00221C89"/>
    <w:rsid w:val="00230456"/>
    <w:rsid w:val="00230889"/>
    <w:rsid w:val="0023280B"/>
    <w:rsid w:val="00235CBF"/>
    <w:rsid w:val="00247541"/>
    <w:rsid w:val="00251499"/>
    <w:rsid w:val="00255247"/>
    <w:rsid w:val="00255B31"/>
    <w:rsid w:val="00256272"/>
    <w:rsid w:val="0026054A"/>
    <w:rsid w:val="00262D2A"/>
    <w:rsid w:val="00267A6B"/>
    <w:rsid w:val="00277909"/>
    <w:rsid w:val="002806F4"/>
    <w:rsid w:val="00283F73"/>
    <w:rsid w:val="002855FC"/>
    <w:rsid w:val="0029210F"/>
    <w:rsid w:val="00296070"/>
    <w:rsid w:val="002A0366"/>
    <w:rsid w:val="002A072E"/>
    <w:rsid w:val="002B0314"/>
    <w:rsid w:val="002C003D"/>
    <w:rsid w:val="002C0849"/>
    <w:rsid w:val="002C16A8"/>
    <w:rsid w:val="002C198A"/>
    <w:rsid w:val="002C3750"/>
    <w:rsid w:val="002D619B"/>
    <w:rsid w:val="002D6772"/>
    <w:rsid w:val="002E76D8"/>
    <w:rsid w:val="002F2D28"/>
    <w:rsid w:val="00310351"/>
    <w:rsid w:val="003128CF"/>
    <w:rsid w:val="00317712"/>
    <w:rsid w:val="003179AE"/>
    <w:rsid w:val="0032427B"/>
    <w:rsid w:val="0032546A"/>
    <w:rsid w:val="003261F7"/>
    <w:rsid w:val="0033592F"/>
    <w:rsid w:val="00335BCF"/>
    <w:rsid w:val="003360DC"/>
    <w:rsid w:val="003364F1"/>
    <w:rsid w:val="0034079C"/>
    <w:rsid w:val="003422EE"/>
    <w:rsid w:val="00342B0A"/>
    <w:rsid w:val="003457B8"/>
    <w:rsid w:val="00345E70"/>
    <w:rsid w:val="003479EC"/>
    <w:rsid w:val="003537F2"/>
    <w:rsid w:val="003556E0"/>
    <w:rsid w:val="003576EA"/>
    <w:rsid w:val="00361FB5"/>
    <w:rsid w:val="003654B2"/>
    <w:rsid w:val="00372AB2"/>
    <w:rsid w:val="00373A8E"/>
    <w:rsid w:val="003740F2"/>
    <w:rsid w:val="00385265"/>
    <w:rsid w:val="00392842"/>
    <w:rsid w:val="003A2FC6"/>
    <w:rsid w:val="003A6CA2"/>
    <w:rsid w:val="003B01DB"/>
    <w:rsid w:val="003B0C40"/>
    <w:rsid w:val="003B374C"/>
    <w:rsid w:val="003B667B"/>
    <w:rsid w:val="003C2F36"/>
    <w:rsid w:val="003C301C"/>
    <w:rsid w:val="003C5522"/>
    <w:rsid w:val="003C5BD4"/>
    <w:rsid w:val="003C6FE3"/>
    <w:rsid w:val="003D0A55"/>
    <w:rsid w:val="003D5EC2"/>
    <w:rsid w:val="003D6BE4"/>
    <w:rsid w:val="003E63AC"/>
    <w:rsid w:val="003F414C"/>
    <w:rsid w:val="003F6C60"/>
    <w:rsid w:val="003F7A92"/>
    <w:rsid w:val="003F7DD1"/>
    <w:rsid w:val="004049BA"/>
    <w:rsid w:val="0040500F"/>
    <w:rsid w:val="0040652E"/>
    <w:rsid w:val="004129DD"/>
    <w:rsid w:val="004213CB"/>
    <w:rsid w:val="00435631"/>
    <w:rsid w:val="00435F1B"/>
    <w:rsid w:val="004374D1"/>
    <w:rsid w:val="00437BA9"/>
    <w:rsid w:val="004444C6"/>
    <w:rsid w:val="004448D8"/>
    <w:rsid w:val="00445FE6"/>
    <w:rsid w:val="00447D24"/>
    <w:rsid w:val="00455030"/>
    <w:rsid w:val="00457317"/>
    <w:rsid w:val="0046052A"/>
    <w:rsid w:val="004640A1"/>
    <w:rsid w:val="00466E4F"/>
    <w:rsid w:val="00470921"/>
    <w:rsid w:val="00471EA7"/>
    <w:rsid w:val="00473C2E"/>
    <w:rsid w:val="00480479"/>
    <w:rsid w:val="00480E4B"/>
    <w:rsid w:val="00486E71"/>
    <w:rsid w:val="004917A5"/>
    <w:rsid w:val="004A02C5"/>
    <w:rsid w:val="004A4AC0"/>
    <w:rsid w:val="004B66D5"/>
    <w:rsid w:val="004C1582"/>
    <w:rsid w:val="004C15AF"/>
    <w:rsid w:val="004C1961"/>
    <w:rsid w:val="004C1BCC"/>
    <w:rsid w:val="004C3C99"/>
    <w:rsid w:val="004C58E4"/>
    <w:rsid w:val="004C6891"/>
    <w:rsid w:val="004D0083"/>
    <w:rsid w:val="004D3B32"/>
    <w:rsid w:val="004D6F39"/>
    <w:rsid w:val="004F370D"/>
    <w:rsid w:val="004F5AC7"/>
    <w:rsid w:val="004F79EA"/>
    <w:rsid w:val="00513974"/>
    <w:rsid w:val="00514573"/>
    <w:rsid w:val="0052416D"/>
    <w:rsid w:val="0053214D"/>
    <w:rsid w:val="00532457"/>
    <w:rsid w:val="005407FD"/>
    <w:rsid w:val="005416A6"/>
    <w:rsid w:val="005418A0"/>
    <w:rsid w:val="005425C6"/>
    <w:rsid w:val="0054309E"/>
    <w:rsid w:val="00556F29"/>
    <w:rsid w:val="0056409B"/>
    <w:rsid w:val="005659BB"/>
    <w:rsid w:val="00567C9D"/>
    <w:rsid w:val="00570498"/>
    <w:rsid w:val="0057408B"/>
    <w:rsid w:val="00577C3D"/>
    <w:rsid w:val="00585BDA"/>
    <w:rsid w:val="00586124"/>
    <w:rsid w:val="0058650A"/>
    <w:rsid w:val="0059394A"/>
    <w:rsid w:val="005A2072"/>
    <w:rsid w:val="005A51DF"/>
    <w:rsid w:val="005A70F6"/>
    <w:rsid w:val="005B0060"/>
    <w:rsid w:val="005C002F"/>
    <w:rsid w:val="005C19A2"/>
    <w:rsid w:val="005C43CF"/>
    <w:rsid w:val="005C6AB6"/>
    <w:rsid w:val="005D2989"/>
    <w:rsid w:val="005E5399"/>
    <w:rsid w:val="005F7472"/>
    <w:rsid w:val="00610A44"/>
    <w:rsid w:val="006158AF"/>
    <w:rsid w:val="00620189"/>
    <w:rsid w:val="006201A2"/>
    <w:rsid w:val="0062412A"/>
    <w:rsid w:val="00625248"/>
    <w:rsid w:val="00633BCA"/>
    <w:rsid w:val="00641158"/>
    <w:rsid w:val="0064517B"/>
    <w:rsid w:val="0066005F"/>
    <w:rsid w:val="00660761"/>
    <w:rsid w:val="00661E44"/>
    <w:rsid w:val="00661F91"/>
    <w:rsid w:val="00662C9D"/>
    <w:rsid w:val="00664B68"/>
    <w:rsid w:val="006769C9"/>
    <w:rsid w:val="00681AC8"/>
    <w:rsid w:val="00691E6E"/>
    <w:rsid w:val="00692F28"/>
    <w:rsid w:val="006A3C3C"/>
    <w:rsid w:val="006A714C"/>
    <w:rsid w:val="006B140A"/>
    <w:rsid w:val="006B591E"/>
    <w:rsid w:val="006B5B06"/>
    <w:rsid w:val="006C2E79"/>
    <w:rsid w:val="006D2AE0"/>
    <w:rsid w:val="006D5339"/>
    <w:rsid w:val="006D7A0A"/>
    <w:rsid w:val="006E10B8"/>
    <w:rsid w:val="006E3681"/>
    <w:rsid w:val="006E63A0"/>
    <w:rsid w:val="006E6F77"/>
    <w:rsid w:val="006F1831"/>
    <w:rsid w:val="006F3131"/>
    <w:rsid w:val="006F773F"/>
    <w:rsid w:val="0070033E"/>
    <w:rsid w:val="0071096F"/>
    <w:rsid w:val="00710A0D"/>
    <w:rsid w:val="00712BDC"/>
    <w:rsid w:val="00713ACF"/>
    <w:rsid w:val="007206A8"/>
    <w:rsid w:val="007317F9"/>
    <w:rsid w:val="00731B6C"/>
    <w:rsid w:val="00734015"/>
    <w:rsid w:val="00742660"/>
    <w:rsid w:val="00743E41"/>
    <w:rsid w:val="00756560"/>
    <w:rsid w:val="007704EC"/>
    <w:rsid w:val="00781CA4"/>
    <w:rsid w:val="007822A9"/>
    <w:rsid w:val="00783B11"/>
    <w:rsid w:val="0078731C"/>
    <w:rsid w:val="00796D81"/>
    <w:rsid w:val="007A4B9A"/>
    <w:rsid w:val="007A4FEA"/>
    <w:rsid w:val="007B0285"/>
    <w:rsid w:val="007B1D08"/>
    <w:rsid w:val="007B5F11"/>
    <w:rsid w:val="007B6353"/>
    <w:rsid w:val="007B6FBB"/>
    <w:rsid w:val="007C30DA"/>
    <w:rsid w:val="007C364F"/>
    <w:rsid w:val="007C588E"/>
    <w:rsid w:val="007D03AF"/>
    <w:rsid w:val="007D2CFA"/>
    <w:rsid w:val="007D5EC8"/>
    <w:rsid w:val="007E417A"/>
    <w:rsid w:val="00801B88"/>
    <w:rsid w:val="008028D1"/>
    <w:rsid w:val="00810F14"/>
    <w:rsid w:val="008135FF"/>
    <w:rsid w:val="00815E08"/>
    <w:rsid w:val="00816F41"/>
    <w:rsid w:val="008200DA"/>
    <w:rsid w:val="008229E3"/>
    <w:rsid w:val="00822B82"/>
    <w:rsid w:val="00825CA5"/>
    <w:rsid w:val="00825EC7"/>
    <w:rsid w:val="0082671D"/>
    <w:rsid w:val="00827F40"/>
    <w:rsid w:val="00831CE0"/>
    <w:rsid w:val="008377EB"/>
    <w:rsid w:val="00851832"/>
    <w:rsid w:val="00852164"/>
    <w:rsid w:val="00854F5B"/>
    <w:rsid w:val="008620C3"/>
    <w:rsid w:val="00865F79"/>
    <w:rsid w:val="00867898"/>
    <w:rsid w:val="00867D1C"/>
    <w:rsid w:val="00871814"/>
    <w:rsid w:val="00874637"/>
    <w:rsid w:val="008817BB"/>
    <w:rsid w:val="00886FB8"/>
    <w:rsid w:val="008934C0"/>
    <w:rsid w:val="00895C68"/>
    <w:rsid w:val="00895F1E"/>
    <w:rsid w:val="00896519"/>
    <w:rsid w:val="00897564"/>
    <w:rsid w:val="008D0C64"/>
    <w:rsid w:val="008D2932"/>
    <w:rsid w:val="008D40DB"/>
    <w:rsid w:val="008D4FB1"/>
    <w:rsid w:val="008E042F"/>
    <w:rsid w:val="008E0691"/>
    <w:rsid w:val="008E7D6C"/>
    <w:rsid w:val="008F0722"/>
    <w:rsid w:val="008F3C29"/>
    <w:rsid w:val="008F7FFA"/>
    <w:rsid w:val="0090201C"/>
    <w:rsid w:val="00902F22"/>
    <w:rsid w:val="00906C41"/>
    <w:rsid w:val="00906DFC"/>
    <w:rsid w:val="0090750A"/>
    <w:rsid w:val="009124A4"/>
    <w:rsid w:val="00915A99"/>
    <w:rsid w:val="00917F65"/>
    <w:rsid w:val="00920DFC"/>
    <w:rsid w:val="00922275"/>
    <w:rsid w:val="00924E96"/>
    <w:rsid w:val="00925728"/>
    <w:rsid w:val="0093692E"/>
    <w:rsid w:val="00941E14"/>
    <w:rsid w:val="0094554F"/>
    <w:rsid w:val="00947771"/>
    <w:rsid w:val="00947949"/>
    <w:rsid w:val="00960113"/>
    <w:rsid w:val="00960E9E"/>
    <w:rsid w:val="00962814"/>
    <w:rsid w:val="0096336E"/>
    <w:rsid w:val="0097440E"/>
    <w:rsid w:val="00982A44"/>
    <w:rsid w:val="00983581"/>
    <w:rsid w:val="00992E48"/>
    <w:rsid w:val="009A0846"/>
    <w:rsid w:val="009A2602"/>
    <w:rsid w:val="009A2E58"/>
    <w:rsid w:val="009B5667"/>
    <w:rsid w:val="009B5CF0"/>
    <w:rsid w:val="009B7C15"/>
    <w:rsid w:val="009C34B6"/>
    <w:rsid w:val="009C65E9"/>
    <w:rsid w:val="009D577A"/>
    <w:rsid w:val="009E1406"/>
    <w:rsid w:val="009E20BF"/>
    <w:rsid w:val="009F1E04"/>
    <w:rsid w:val="00A02B24"/>
    <w:rsid w:val="00A05220"/>
    <w:rsid w:val="00A0619E"/>
    <w:rsid w:val="00A104C8"/>
    <w:rsid w:val="00A14997"/>
    <w:rsid w:val="00A20627"/>
    <w:rsid w:val="00A2531C"/>
    <w:rsid w:val="00A258B7"/>
    <w:rsid w:val="00A25CC6"/>
    <w:rsid w:val="00A303CD"/>
    <w:rsid w:val="00A34663"/>
    <w:rsid w:val="00A34C20"/>
    <w:rsid w:val="00A36E7D"/>
    <w:rsid w:val="00A36F76"/>
    <w:rsid w:val="00A464C3"/>
    <w:rsid w:val="00A528DB"/>
    <w:rsid w:val="00A572BC"/>
    <w:rsid w:val="00A663A5"/>
    <w:rsid w:val="00A70632"/>
    <w:rsid w:val="00A7084B"/>
    <w:rsid w:val="00A72F19"/>
    <w:rsid w:val="00A73021"/>
    <w:rsid w:val="00A735E4"/>
    <w:rsid w:val="00A77357"/>
    <w:rsid w:val="00A81276"/>
    <w:rsid w:val="00A859BC"/>
    <w:rsid w:val="00A877FC"/>
    <w:rsid w:val="00A961C6"/>
    <w:rsid w:val="00AA2823"/>
    <w:rsid w:val="00AB47C3"/>
    <w:rsid w:val="00AB7C94"/>
    <w:rsid w:val="00AC58E5"/>
    <w:rsid w:val="00AC5AE9"/>
    <w:rsid w:val="00AC73EF"/>
    <w:rsid w:val="00AD1990"/>
    <w:rsid w:val="00AD45B4"/>
    <w:rsid w:val="00AE291D"/>
    <w:rsid w:val="00AE4B8E"/>
    <w:rsid w:val="00AE4CF7"/>
    <w:rsid w:val="00AF6770"/>
    <w:rsid w:val="00B005CD"/>
    <w:rsid w:val="00B015B7"/>
    <w:rsid w:val="00B0219E"/>
    <w:rsid w:val="00B03082"/>
    <w:rsid w:val="00B13151"/>
    <w:rsid w:val="00B15BA9"/>
    <w:rsid w:val="00B24A36"/>
    <w:rsid w:val="00B334D3"/>
    <w:rsid w:val="00B37387"/>
    <w:rsid w:val="00B37D7C"/>
    <w:rsid w:val="00B4361F"/>
    <w:rsid w:val="00B443B5"/>
    <w:rsid w:val="00B47D0E"/>
    <w:rsid w:val="00B50673"/>
    <w:rsid w:val="00B527F6"/>
    <w:rsid w:val="00B61285"/>
    <w:rsid w:val="00B62C3D"/>
    <w:rsid w:val="00B63D4F"/>
    <w:rsid w:val="00B65389"/>
    <w:rsid w:val="00B703C2"/>
    <w:rsid w:val="00B72E13"/>
    <w:rsid w:val="00B74F72"/>
    <w:rsid w:val="00B76BF8"/>
    <w:rsid w:val="00B80EC7"/>
    <w:rsid w:val="00B87799"/>
    <w:rsid w:val="00B87EC7"/>
    <w:rsid w:val="00B903FC"/>
    <w:rsid w:val="00B93CCA"/>
    <w:rsid w:val="00B94CD1"/>
    <w:rsid w:val="00B95C09"/>
    <w:rsid w:val="00BA1C9E"/>
    <w:rsid w:val="00BC21E3"/>
    <w:rsid w:val="00BD08AD"/>
    <w:rsid w:val="00BD1754"/>
    <w:rsid w:val="00BD56E9"/>
    <w:rsid w:val="00BD58D3"/>
    <w:rsid w:val="00BE33D9"/>
    <w:rsid w:val="00C0532F"/>
    <w:rsid w:val="00C10F16"/>
    <w:rsid w:val="00C143A2"/>
    <w:rsid w:val="00C155F0"/>
    <w:rsid w:val="00C16995"/>
    <w:rsid w:val="00C21DF1"/>
    <w:rsid w:val="00C26CF3"/>
    <w:rsid w:val="00C30FEB"/>
    <w:rsid w:val="00C3380F"/>
    <w:rsid w:val="00C36C04"/>
    <w:rsid w:val="00C379BF"/>
    <w:rsid w:val="00C47BF9"/>
    <w:rsid w:val="00C51FEB"/>
    <w:rsid w:val="00C606B0"/>
    <w:rsid w:val="00C64802"/>
    <w:rsid w:val="00C678A3"/>
    <w:rsid w:val="00C71833"/>
    <w:rsid w:val="00C71E5E"/>
    <w:rsid w:val="00C738CA"/>
    <w:rsid w:val="00C81CB5"/>
    <w:rsid w:val="00C852F2"/>
    <w:rsid w:val="00C93E46"/>
    <w:rsid w:val="00C96B50"/>
    <w:rsid w:val="00C97B92"/>
    <w:rsid w:val="00CA2225"/>
    <w:rsid w:val="00CA4EA6"/>
    <w:rsid w:val="00CA668D"/>
    <w:rsid w:val="00CB768E"/>
    <w:rsid w:val="00CC0416"/>
    <w:rsid w:val="00CD3B3C"/>
    <w:rsid w:val="00CD41CF"/>
    <w:rsid w:val="00CD7DDD"/>
    <w:rsid w:val="00CE223B"/>
    <w:rsid w:val="00CE2B72"/>
    <w:rsid w:val="00CE552B"/>
    <w:rsid w:val="00CE6CA7"/>
    <w:rsid w:val="00CF0D34"/>
    <w:rsid w:val="00D05774"/>
    <w:rsid w:val="00D06B7F"/>
    <w:rsid w:val="00D10CE9"/>
    <w:rsid w:val="00D11F26"/>
    <w:rsid w:val="00D21F2A"/>
    <w:rsid w:val="00D2211A"/>
    <w:rsid w:val="00D34D17"/>
    <w:rsid w:val="00D41304"/>
    <w:rsid w:val="00D418E4"/>
    <w:rsid w:val="00D42F74"/>
    <w:rsid w:val="00D456E5"/>
    <w:rsid w:val="00D46713"/>
    <w:rsid w:val="00D53A2B"/>
    <w:rsid w:val="00D5553F"/>
    <w:rsid w:val="00D56B10"/>
    <w:rsid w:val="00D60C17"/>
    <w:rsid w:val="00D64629"/>
    <w:rsid w:val="00D748B0"/>
    <w:rsid w:val="00D774ED"/>
    <w:rsid w:val="00D80B67"/>
    <w:rsid w:val="00D83990"/>
    <w:rsid w:val="00DA2C89"/>
    <w:rsid w:val="00DA674E"/>
    <w:rsid w:val="00DB078A"/>
    <w:rsid w:val="00DB546C"/>
    <w:rsid w:val="00DC1291"/>
    <w:rsid w:val="00DC1FA6"/>
    <w:rsid w:val="00DC21BB"/>
    <w:rsid w:val="00DC21CB"/>
    <w:rsid w:val="00DC70A5"/>
    <w:rsid w:val="00DD078B"/>
    <w:rsid w:val="00DD26C1"/>
    <w:rsid w:val="00DD3899"/>
    <w:rsid w:val="00DD45D2"/>
    <w:rsid w:val="00DE0225"/>
    <w:rsid w:val="00E002B7"/>
    <w:rsid w:val="00E06B39"/>
    <w:rsid w:val="00E07612"/>
    <w:rsid w:val="00E128C8"/>
    <w:rsid w:val="00E17FD5"/>
    <w:rsid w:val="00E2209D"/>
    <w:rsid w:val="00E324F7"/>
    <w:rsid w:val="00E34309"/>
    <w:rsid w:val="00E34336"/>
    <w:rsid w:val="00E34839"/>
    <w:rsid w:val="00E35379"/>
    <w:rsid w:val="00E37639"/>
    <w:rsid w:val="00E43BE2"/>
    <w:rsid w:val="00E44DFF"/>
    <w:rsid w:val="00E4555B"/>
    <w:rsid w:val="00E502D7"/>
    <w:rsid w:val="00E55003"/>
    <w:rsid w:val="00E55A35"/>
    <w:rsid w:val="00E626AB"/>
    <w:rsid w:val="00E74E21"/>
    <w:rsid w:val="00E81BA4"/>
    <w:rsid w:val="00E837FA"/>
    <w:rsid w:val="00E84AF8"/>
    <w:rsid w:val="00E907E0"/>
    <w:rsid w:val="00E9238E"/>
    <w:rsid w:val="00E96099"/>
    <w:rsid w:val="00E9647A"/>
    <w:rsid w:val="00EA0CE4"/>
    <w:rsid w:val="00EA346D"/>
    <w:rsid w:val="00EA7A59"/>
    <w:rsid w:val="00ED185C"/>
    <w:rsid w:val="00ED3A59"/>
    <w:rsid w:val="00ED5979"/>
    <w:rsid w:val="00ED67A2"/>
    <w:rsid w:val="00EE7812"/>
    <w:rsid w:val="00EF1BE5"/>
    <w:rsid w:val="00F032F6"/>
    <w:rsid w:val="00F05758"/>
    <w:rsid w:val="00F108F1"/>
    <w:rsid w:val="00F13A32"/>
    <w:rsid w:val="00F20C54"/>
    <w:rsid w:val="00F26E1B"/>
    <w:rsid w:val="00F4078B"/>
    <w:rsid w:val="00F4658B"/>
    <w:rsid w:val="00F5417A"/>
    <w:rsid w:val="00F61661"/>
    <w:rsid w:val="00F705C4"/>
    <w:rsid w:val="00F70B55"/>
    <w:rsid w:val="00F71A9B"/>
    <w:rsid w:val="00F841FA"/>
    <w:rsid w:val="00F94E7B"/>
    <w:rsid w:val="00FA1ADA"/>
    <w:rsid w:val="00FA25B6"/>
    <w:rsid w:val="00FA51D9"/>
    <w:rsid w:val="00FB11D9"/>
    <w:rsid w:val="00FB34BF"/>
    <w:rsid w:val="00FB5B98"/>
    <w:rsid w:val="00FD0D2B"/>
    <w:rsid w:val="00FD2BAF"/>
    <w:rsid w:val="00FD5619"/>
    <w:rsid w:val="00FD58E0"/>
    <w:rsid w:val="00FE0CE9"/>
    <w:rsid w:val="00FE1675"/>
    <w:rsid w:val="00FF67B7"/>
    <w:rsid w:val="00FF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1"/>
    </o:shapelayout>
  </w:shapeDefaults>
  <w:decimalSymbol w:val=","/>
  <w:listSeparator w:val=";"/>
  <w14:docId w14:val="561441B9"/>
  <w15:docId w15:val="{622A3681-9245-4AA7-B94A-D8F23D1A4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A2C89"/>
    <w:pPr>
      <w:jc w:val="both"/>
    </w:pPr>
    <w:rPr>
      <w:rFonts w:ascii="Lucida Sans" w:hAnsi="Lucida Sans"/>
      <w:bCs/>
      <w:i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351"/>
    <w:pPr>
      <w:keepNext/>
      <w:keepLines/>
      <w:pageBreakBefore/>
      <w:numPr>
        <w:numId w:val="14"/>
      </w:numPr>
      <w:spacing w:before="720" w:after="0" w:line="240" w:lineRule="auto"/>
      <w:outlineLvl w:val="0"/>
    </w:pPr>
    <w:rPr>
      <w:rFonts w:eastAsiaTheme="majorEastAsia" w:cstheme="majorBidi"/>
      <w:b/>
      <w:bCs w:val="0"/>
      <w:color w:val="FD3636"/>
      <w:sz w:val="40"/>
      <w:szCs w:val="28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F41"/>
    <w:pPr>
      <w:keepNext/>
      <w:keepLines/>
      <w:numPr>
        <w:ilvl w:val="1"/>
        <w:numId w:val="14"/>
      </w:numPr>
      <w:spacing w:before="360" w:after="0" w:line="480" w:lineRule="auto"/>
      <w:outlineLvl w:val="1"/>
    </w:pPr>
    <w:rPr>
      <w:rFonts w:eastAsiaTheme="majorEastAsia" w:cstheme="majorBidi"/>
      <w:b/>
      <w:bCs w:val="0"/>
      <w:color w:val="E32219"/>
      <w:sz w:val="32"/>
      <w:szCs w:val="26"/>
    </w:rPr>
  </w:style>
  <w:style w:type="paragraph" w:styleId="Heading3">
    <w:name w:val="heading 3"/>
    <w:basedOn w:val="ListParagraph"/>
    <w:next w:val="Normal"/>
    <w:link w:val="Heading3Char"/>
    <w:autoRedefine/>
    <w:uiPriority w:val="9"/>
    <w:unhideWhenUsed/>
    <w:qFormat/>
    <w:rsid w:val="00D42F74"/>
    <w:pPr>
      <w:keepNext/>
      <w:keepLines/>
      <w:numPr>
        <w:ilvl w:val="2"/>
        <w:numId w:val="3"/>
      </w:numPr>
      <w:spacing w:before="200" w:after="240"/>
      <w:contextualSpacing w:val="0"/>
      <w:outlineLvl w:val="2"/>
    </w:pPr>
    <w:rPr>
      <w:b/>
      <w:color w:val="E32219"/>
      <w:lang w:val="nl-N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5522"/>
    <w:pPr>
      <w:keepNext/>
      <w:keepLines/>
      <w:numPr>
        <w:ilvl w:val="3"/>
        <w:numId w:val="14"/>
      </w:numPr>
      <w:spacing w:before="200" w:after="0"/>
      <w:outlineLvl w:val="3"/>
    </w:pPr>
    <w:rPr>
      <w:rFonts w:eastAsiaTheme="majorEastAsia" w:cstheme="majorBidi"/>
      <w:bCs w:val="0"/>
      <w:iCs w:val="0"/>
      <w:color w:val="E32219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84AF8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AF8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 w:val="0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AF8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 w:val="0"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AF8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AF8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 w:val="0"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D6C"/>
  </w:style>
  <w:style w:type="paragraph" w:styleId="Footer">
    <w:name w:val="footer"/>
    <w:basedOn w:val="Normal"/>
    <w:link w:val="FooterChar"/>
    <w:uiPriority w:val="99"/>
    <w:unhideWhenUsed/>
    <w:rsid w:val="008E7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D6C"/>
  </w:style>
  <w:style w:type="paragraph" w:styleId="BalloonText">
    <w:name w:val="Balloon Text"/>
    <w:basedOn w:val="Normal"/>
    <w:link w:val="BalloonTextChar"/>
    <w:uiPriority w:val="99"/>
    <w:semiHidden/>
    <w:unhideWhenUsed/>
    <w:rsid w:val="008E7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D6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6FE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AE4B8E"/>
    <w:pPr>
      <w:spacing w:before="240" w:after="60"/>
    </w:pPr>
    <w:rPr>
      <w:rFonts w:eastAsia="SimSun" w:cs="Times New Roman"/>
      <w:b/>
      <w:bCs w:val="0"/>
      <w:color w:val="4B4B4D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E4B8E"/>
    <w:rPr>
      <w:rFonts w:ascii="Lucida Sans" w:eastAsia="SimSun" w:hAnsi="Lucida Sans" w:cs="Times New Roman"/>
      <w:b/>
      <w:iCs/>
      <w:color w:val="4B4B4D"/>
      <w:kern w:val="28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E4B8E"/>
    <w:pPr>
      <w:tabs>
        <w:tab w:val="left" w:pos="440"/>
        <w:tab w:val="right" w:leader="dot" w:pos="9350"/>
      </w:tabs>
      <w:spacing w:before="120" w:after="120"/>
      <w:jc w:val="left"/>
    </w:pPr>
    <w:rPr>
      <w:b/>
      <w:iCs w:val="0"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56560"/>
    <w:pPr>
      <w:tabs>
        <w:tab w:val="right" w:leader="dot" w:pos="9350"/>
      </w:tabs>
      <w:spacing w:after="0"/>
      <w:ind w:left="220"/>
      <w:jc w:val="left"/>
    </w:pPr>
    <w:rPr>
      <w:bCs w:val="0"/>
      <w:iCs w:val="0"/>
      <w:smallCap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56560"/>
    <w:pPr>
      <w:tabs>
        <w:tab w:val="right" w:leader="dot" w:pos="9350"/>
      </w:tabs>
      <w:spacing w:after="0"/>
      <w:ind w:left="440"/>
      <w:jc w:val="left"/>
    </w:pPr>
    <w:rPr>
      <w:bCs w:val="0"/>
      <w:noProof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A072E"/>
    <w:pPr>
      <w:spacing w:after="0"/>
      <w:ind w:left="660"/>
      <w:jc w:val="left"/>
    </w:pPr>
    <w:rPr>
      <w:rFonts w:asciiTheme="minorHAnsi" w:hAnsiTheme="minorHAnsi"/>
      <w:bCs w:val="0"/>
      <w:iCs w:val="0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A072E"/>
    <w:pPr>
      <w:spacing w:after="0"/>
      <w:ind w:left="880"/>
      <w:jc w:val="left"/>
    </w:pPr>
    <w:rPr>
      <w:rFonts w:asciiTheme="minorHAnsi" w:hAnsiTheme="minorHAnsi"/>
      <w:bCs w:val="0"/>
      <w:iCs w:val="0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A072E"/>
    <w:pPr>
      <w:spacing w:after="0"/>
      <w:ind w:left="1100"/>
      <w:jc w:val="left"/>
    </w:pPr>
    <w:rPr>
      <w:rFonts w:asciiTheme="minorHAnsi" w:hAnsiTheme="minorHAnsi"/>
      <w:bCs w:val="0"/>
      <w:iCs w:val="0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A072E"/>
    <w:pPr>
      <w:spacing w:after="0"/>
      <w:ind w:left="1320"/>
      <w:jc w:val="left"/>
    </w:pPr>
    <w:rPr>
      <w:rFonts w:asciiTheme="minorHAnsi" w:hAnsiTheme="minorHAnsi"/>
      <w:bCs w:val="0"/>
      <w:iCs w:val="0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A072E"/>
    <w:pPr>
      <w:spacing w:after="0"/>
      <w:ind w:left="1540"/>
      <w:jc w:val="left"/>
    </w:pPr>
    <w:rPr>
      <w:rFonts w:asciiTheme="minorHAnsi" w:hAnsiTheme="minorHAnsi"/>
      <w:bCs w:val="0"/>
      <w:iCs w:val="0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A072E"/>
    <w:pPr>
      <w:spacing w:after="0"/>
      <w:ind w:left="1760"/>
      <w:jc w:val="left"/>
    </w:pPr>
    <w:rPr>
      <w:rFonts w:asciiTheme="minorHAnsi" w:hAnsiTheme="minorHAnsi"/>
      <w:bCs w:val="0"/>
      <w:iCs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A072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10351"/>
    <w:rPr>
      <w:rFonts w:ascii="Lucida Sans" w:eastAsiaTheme="majorEastAsia" w:hAnsi="Lucida Sans" w:cstheme="majorBidi"/>
      <w:b/>
      <w:iCs/>
      <w:color w:val="FD3636"/>
      <w:sz w:val="40"/>
      <w:szCs w:val="28"/>
      <w:lang w:val="nl-BE"/>
    </w:rPr>
  </w:style>
  <w:style w:type="paragraph" w:styleId="TOCHeading">
    <w:name w:val="TOC Heading"/>
    <w:basedOn w:val="Heading1"/>
    <w:next w:val="Normal"/>
    <w:uiPriority w:val="39"/>
    <w:unhideWhenUsed/>
    <w:qFormat/>
    <w:rsid w:val="00201733"/>
    <w:pPr>
      <w:numPr>
        <w:numId w:val="0"/>
      </w:numPr>
      <w:spacing w:before="240"/>
      <w:outlineLvl w:val="9"/>
    </w:pPr>
    <w:rPr>
      <w:lang w:eastAsia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874637"/>
    <w:pPr>
      <w:numPr>
        <w:ilvl w:val="1"/>
      </w:numPr>
    </w:pPr>
    <w:rPr>
      <w:rFonts w:eastAsiaTheme="majorEastAsia" w:cstheme="majorBidi"/>
      <w:iCs w:val="0"/>
      <w:color w:val="4B4B4D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74637"/>
    <w:rPr>
      <w:rFonts w:ascii="Lucida Sans" w:eastAsiaTheme="majorEastAsia" w:hAnsi="Lucida Sans" w:cstheme="majorBidi"/>
      <w:bCs/>
      <w:color w:val="4B4B4D"/>
      <w:spacing w:val="15"/>
      <w:sz w:val="32"/>
      <w:szCs w:val="24"/>
    </w:rPr>
  </w:style>
  <w:style w:type="paragraph" w:styleId="NoSpacing">
    <w:name w:val="No Spacing"/>
    <w:link w:val="NoSpacingChar"/>
    <w:uiPriority w:val="1"/>
    <w:qFormat/>
    <w:rsid w:val="005D2989"/>
    <w:pPr>
      <w:spacing w:after="0" w:line="240" w:lineRule="auto"/>
    </w:pPr>
    <w:rPr>
      <w:rFonts w:ascii="Lucida Sans" w:hAnsi="Lucida Sans"/>
    </w:rPr>
  </w:style>
  <w:style w:type="character" w:customStyle="1" w:styleId="Heading2Char">
    <w:name w:val="Heading 2 Char"/>
    <w:basedOn w:val="DefaultParagraphFont"/>
    <w:link w:val="Heading2"/>
    <w:uiPriority w:val="9"/>
    <w:rsid w:val="00816F41"/>
    <w:rPr>
      <w:rFonts w:ascii="Lucida Sans" w:eastAsiaTheme="majorEastAsia" w:hAnsi="Lucida Sans" w:cstheme="majorBidi"/>
      <w:b/>
      <w:iCs/>
      <w:color w:val="E32219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2F74"/>
    <w:rPr>
      <w:rFonts w:ascii="Lucida Sans" w:hAnsi="Lucida Sans"/>
      <w:b/>
      <w:bCs/>
      <w:iCs/>
      <w:color w:val="E32219"/>
      <w:sz w:val="24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E84AF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51832"/>
    <w:rPr>
      <w:rFonts w:ascii="Lucida Sans" w:eastAsiaTheme="majorEastAsia" w:hAnsi="Lucida Sans" w:cstheme="majorBidi"/>
      <w:color w:val="E32219"/>
    </w:rPr>
  </w:style>
  <w:style w:type="character" w:customStyle="1" w:styleId="Heading5Char">
    <w:name w:val="Heading 5 Char"/>
    <w:basedOn w:val="DefaultParagraphFont"/>
    <w:link w:val="Heading5"/>
    <w:uiPriority w:val="9"/>
    <w:rsid w:val="00E84AF8"/>
    <w:rPr>
      <w:rFonts w:asciiTheme="majorHAnsi" w:eastAsiaTheme="majorEastAsia" w:hAnsiTheme="majorHAnsi" w:cstheme="majorBidi"/>
      <w:bCs/>
      <w:iCs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AF8"/>
    <w:rPr>
      <w:rFonts w:asciiTheme="majorHAnsi" w:eastAsiaTheme="majorEastAsia" w:hAnsiTheme="majorHAnsi" w:cstheme="majorBidi"/>
      <w:bCs/>
      <w:i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AF8"/>
    <w:rPr>
      <w:rFonts w:asciiTheme="majorHAnsi" w:eastAsiaTheme="majorEastAsia" w:hAnsiTheme="majorHAnsi" w:cstheme="majorBidi"/>
      <w:bCs/>
      <w:i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AF8"/>
    <w:rPr>
      <w:rFonts w:asciiTheme="majorHAnsi" w:eastAsiaTheme="majorEastAsia" w:hAnsiTheme="majorHAnsi" w:cstheme="majorBidi"/>
      <w:bCs/>
      <w:iCs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AF8"/>
    <w:rPr>
      <w:rFonts w:asciiTheme="majorHAnsi" w:eastAsiaTheme="majorEastAsia" w:hAnsiTheme="majorHAnsi" w:cstheme="majorBidi"/>
      <w:bCs/>
      <w:i/>
      <w:color w:val="404040" w:themeColor="text1" w:themeTint="BF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B1D0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73021"/>
    <w:pPr>
      <w:numPr>
        <w:numId w:val="11"/>
      </w:numPr>
      <w:spacing w:line="240" w:lineRule="auto"/>
      <w:ind w:left="0" w:firstLine="0"/>
    </w:pPr>
    <w:rPr>
      <w:b/>
      <w:bCs w:val="0"/>
      <w:sz w:val="18"/>
      <w:szCs w:val="18"/>
    </w:rPr>
  </w:style>
  <w:style w:type="character" w:styleId="Strong">
    <w:name w:val="Strong"/>
    <w:basedOn w:val="DefaultParagraphFont"/>
    <w:uiPriority w:val="22"/>
    <w:qFormat/>
    <w:rsid w:val="00100F95"/>
    <w:rPr>
      <w:rFonts w:ascii="Lucida Sans" w:hAnsi="Lucida Sans"/>
      <w:b/>
      <w:bCs/>
    </w:rPr>
  </w:style>
  <w:style w:type="paragraph" w:customStyle="1" w:styleId="AppendixHeading">
    <w:name w:val="Appendix Heading"/>
    <w:basedOn w:val="Heading1"/>
    <w:link w:val="AppendixHeadingChar"/>
    <w:qFormat/>
    <w:rsid w:val="00E07612"/>
    <w:pPr>
      <w:numPr>
        <w:numId w:val="12"/>
      </w:numPr>
    </w:pPr>
  </w:style>
  <w:style w:type="character" w:customStyle="1" w:styleId="AppendixHeadingChar">
    <w:name w:val="Appendix Heading Char"/>
    <w:basedOn w:val="Heading1Char"/>
    <w:link w:val="AppendixHeading"/>
    <w:rsid w:val="00E07612"/>
    <w:rPr>
      <w:rFonts w:ascii="Lucida Sans" w:eastAsiaTheme="majorEastAsia" w:hAnsi="Lucida Sans" w:cstheme="majorBidi"/>
      <w:b/>
      <w:iCs/>
      <w:color w:val="BD1D15"/>
      <w:sz w:val="40"/>
      <w:szCs w:val="28"/>
      <w:lang w:val="nl-BE"/>
    </w:rPr>
  </w:style>
  <w:style w:type="table" w:customStyle="1" w:styleId="ListTable3-Accent21">
    <w:name w:val="List Table 3 - Accent 21"/>
    <w:basedOn w:val="TableNormal"/>
    <w:uiPriority w:val="48"/>
    <w:rsid w:val="00255B31"/>
    <w:pPr>
      <w:spacing w:after="0" w:line="240" w:lineRule="auto"/>
    </w:p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003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033E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033E"/>
    <w:rPr>
      <w:rFonts w:ascii="Lucida Sans" w:hAnsi="Lucida Sans"/>
      <w:bCs/>
      <w:i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033E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033E"/>
    <w:rPr>
      <w:rFonts w:ascii="Lucida Sans" w:hAnsi="Lucida Sans"/>
      <w:b/>
      <w:bCs/>
      <w:iCs/>
      <w:sz w:val="20"/>
      <w:szCs w:val="20"/>
    </w:rPr>
  </w:style>
  <w:style w:type="paragraph" w:styleId="Revision">
    <w:name w:val="Revision"/>
    <w:hidden/>
    <w:uiPriority w:val="99"/>
    <w:semiHidden/>
    <w:rsid w:val="00F13A32"/>
    <w:pPr>
      <w:spacing w:after="0" w:line="240" w:lineRule="auto"/>
    </w:pPr>
    <w:rPr>
      <w:rFonts w:ascii="Lucida Sans" w:hAnsi="Lucida Sans"/>
      <w:bCs/>
      <w:iCs/>
      <w:sz w:val="20"/>
    </w:rPr>
  </w:style>
  <w:style w:type="table" w:styleId="LightShading-Accent2">
    <w:name w:val="Light Shading Accent 2"/>
    <w:basedOn w:val="TableNormal"/>
    <w:uiPriority w:val="60"/>
    <w:rsid w:val="00831CE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Grid-Accent2">
    <w:name w:val="Light Grid Accent 2"/>
    <w:basedOn w:val="TableNormal"/>
    <w:uiPriority w:val="62"/>
    <w:rsid w:val="00831CE0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Default">
    <w:name w:val="Default"/>
    <w:rsid w:val="00924E96"/>
    <w:pPr>
      <w:autoSpaceDE w:val="0"/>
      <w:autoSpaceDN w:val="0"/>
      <w:adjustRightInd w:val="0"/>
      <w:spacing w:after="0" w:line="240" w:lineRule="auto"/>
    </w:pPr>
    <w:rPr>
      <w:rFonts w:ascii="Lucida Sans" w:hAnsi="Lucida Sans" w:cs="Lucida Sans"/>
      <w:color w:val="000000"/>
      <w:sz w:val="24"/>
      <w:szCs w:val="24"/>
      <w:lang w:val="nl-NL"/>
    </w:rPr>
  </w:style>
  <w:style w:type="character" w:customStyle="1" w:styleId="NoSpacingChar">
    <w:name w:val="No Spacing Char"/>
    <w:basedOn w:val="DefaultParagraphFont"/>
    <w:link w:val="NoSpacing"/>
    <w:uiPriority w:val="1"/>
    <w:rsid w:val="00480479"/>
    <w:rPr>
      <w:rFonts w:ascii="Lucida Sans" w:hAnsi="Lucida San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05C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05C4"/>
    <w:rPr>
      <w:rFonts w:ascii="Lucida Sans" w:hAnsi="Lucida Sans"/>
      <w:bCs/>
      <w:iCs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05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64" Type="http://schemas.openxmlformats.org/officeDocument/2006/relationships/customXml" Target="../customXml/item4.xml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EF11C06C2BF4C9095E1DAA8A45DCE" ma:contentTypeVersion="4" ma:contentTypeDescription="Create a new document." ma:contentTypeScope="" ma:versionID="3cef05604ab0417920e9e98e3624ddf6">
  <xsd:schema xmlns:xsd="http://www.w3.org/2001/XMLSchema" xmlns:xs="http://www.w3.org/2001/XMLSchema" xmlns:p="http://schemas.microsoft.com/office/2006/metadata/properties" xmlns:ns2="fb64f65f-b83e-4034-98a0-9ba21888b234" xmlns:ns3="34006898-b77e-4903-be3a-d0a5e4210132" targetNamespace="http://schemas.microsoft.com/office/2006/metadata/properties" ma:root="true" ma:fieldsID="438c331c5b916df0ab5d184fb0530d45" ns2:_="" ns3:_="">
    <xsd:import namespace="fb64f65f-b83e-4034-98a0-9ba21888b234"/>
    <xsd:import namespace="34006898-b77e-4903-be3a-d0a5e421013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64f65f-b83e-4034-98a0-9ba21888b2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006898-b77e-4903-be3a-d0a5e42101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100A76-8D9F-4E33-8443-A4BF1B7764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FECA21-B222-414E-92D6-3E7ACCBB019A}"/>
</file>

<file path=customXml/itemProps3.xml><?xml version="1.0" encoding="utf-8"?>
<ds:datastoreItem xmlns:ds="http://schemas.openxmlformats.org/officeDocument/2006/customXml" ds:itemID="{9DBD8BC5-2D90-4A1A-A928-C233E32A2D6D}"/>
</file>

<file path=customXml/itemProps4.xml><?xml version="1.0" encoding="utf-8"?>
<ds:datastoreItem xmlns:ds="http://schemas.openxmlformats.org/officeDocument/2006/customXml" ds:itemID="{4E5B4D47-8F03-462A-96EA-8ACB9861982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2049</Words>
  <Characters>11270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Quotation</vt:lpstr>
      <vt:lpstr>Quotation</vt:lpstr>
    </vt:vector>
  </TitlesOfParts>
  <Company>Intation</Company>
  <LinksUpToDate>false</LinksUpToDate>
  <CharactersWithSpaces>13293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Quotation</dc:title>
  <dc:subject>SOLVIC Project “Bigan 3”: 140023-110201-INQ-6401</dc:subject>
  <dc:creator>D. Roks</dc:creator>
  <cp:lastModifiedBy>Daan Roks</cp:lastModifiedBy>
  <cp:revision>2</cp:revision>
  <cp:lastPrinted>2017-01-18T10:51:00Z</cp:lastPrinted>
  <dcterms:created xsi:type="dcterms:W3CDTF">2017-02-01T16:00:00Z</dcterms:created>
  <dcterms:modified xsi:type="dcterms:W3CDTF">2017-02-01T16:00:00Z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0.1</vt:lpwstr>
  </property>
  <property fmtid="{D5CDD505-2E9C-101B-9397-08002B2CF9AE}" pid="3" name="ContentTypeId">
    <vt:lpwstr>0x0101000C0EF11C06C2BF4C9095E1DAA8A45DCE</vt:lpwstr>
  </property>
</Properties>
</file>